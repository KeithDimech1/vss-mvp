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18" w:before="0" w:line="220" w:lineRule="auto"/>
        <w:ind w:left="0" w:right="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5672138</wp:posOffset>
            </wp:positionH>
            <wp:positionV relativeFrom="paragraph">
              <wp:posOffset>0</wp:posOffset>
            </wp:positionV>
            <wp:extent cx="1719263" cy="394729"/>
            <wp:effectExtent b="0" l="0" r="0" t="0"/>
            <wp:wrapNone/>
            <wp:docPr id="13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719263" cy="394729"/>
                    </a:xfrm>
                    <a:prstGeom prst="rect"/>
                    <a:ln/>
                  </pic:spPr>
                </pic:pic>
              </a:graphicData>
            </a:graphic>
          </wp:anchor>
        </w:drawing>
      </w:r>
    </w:p>
    <w:p w:rsidR="00000000" w:rsidDel="00000000" w:rsidP="00000000" w:rsidRDefault="00000000" w:rsidRPr="00000000" w14:paraId="00000002">
      <w:pPr>
        <w:widowControl w:val="1"/>
        <w:spacing w:after="80" w:before="434" w:line="233" w:lineRule="auto"/>
        <w:ind w:left="452" w:right="0" w:firstLine="0"/>
        <w:jc w:val="left"/>
        <w:rPr/>
      </w:pPr>
      <w:r w:rsidDel="00000000" w:rsidR="00000000" w:rsidRPr="00000000">
        <w:rPr>
          <w:rFonts w:ascii="Arial" w:cs="Arial" w:eastAsia="Arial" w:hAnsi="Arial"/>
          <w:b w:val="1"/>
          <w:bCs w:val="1"/>
          <w:i w:val="0"/>
          <w:iCs w:val="0"/>
          <w:color w:val="ababab"/>
          <w:sz w:val="48"/>
          <w:szCs w:val="48"/>
          <w:rtl w:val="0"/>
        </w:rPr>
        <w:t xml:space="preserve">APPENDIX G: AuScope EarthBank Project</w:t>
      </w:r>
      <w:r w:rsidDel="00000000" w:rsidR="00000000" w:rsidRPr="00000000">
        <w:rPr>
          <w:rtl w:val="0"/>
        </w:rPr>
      </w:r>
    </w:p>
    <w:tbl>
      <w:tblPr>
        <w:tblStyle w:val="Table1"/>
        <w:tblW w:w="9018.0" w:type="dxa"/>
        <w:jc w:val="left"/>
        <w:tblInd w:w="105.0" w:type="dxa"/>
        <w:tblLayout w:type="fixed"/>
        <w:tblLook w:val="0400"/>
      </w:tblPr>
      <w:tblGrid>
        <w:gridCol w:w="4509"/>
        <w:gridCol w:w="4509"/>
        <w:tblGridChange w:id="0">
          <w:tblGrid>
            <w:gridCol w:w="4509"/>
            <w:gridCol w:w="4509"/>
          </w:tblGrid>
        </w:tblGridChange>
      </w:tblGrid>
      <w:tr>
        <w:trPr>
          <w:cantSplit w:val="0"/>
          <w:trHeight w:val="1110" w:hRule="atLeast"/>
          <w:tblHeader w:val="0"/>
        </w:trPr>
        <w:tc>
          <w:tcPr/>
          <w:p w:rsidR="00000000" w:rsidDel="00000000" w:rsidP="00000000" w:rsidRDefault="00000000" w:rsidRPr="00000000" w14:paraId="00000003">
            <w:pPr>
              <w:widowControl w:val="1"/>
              <w:spacing w:after="0" w:before="60" w:line="286" w:lineRule="auto"/>
              <w:ind w:left="232" w:right="1296" w:firstLine="0"/>
              <w:jc w:val="left"/>
              <w:rPr/>
            </w:pPr>
            <w:r w:rsidDel="00000000" w:rsidR="00000000" w:rsidRPr="00000000">
              <w:rPr>
                <w:rFonts w:ascii="Arial" w:cs="Arial" w:eastAsia="Arial" w:hAnsi="Arial"/>
                <w:b w:val="1"/>
                <w:bCs w:val="1"/>
                <w:i w:val="0"/>
                <w:iCs w:val="0"/>
                <w:color w:val="ababab"/>
                <w:sz w:val="48"/>
                <w:szCs w:val="48"/>
                <w:rtl w:val="0"/>
              </w:rPr>
              <w:t xml:space="preserve">Summary </w:t>
            </w:r>
            <w:r w:rsidDel="00000000" w:rsidR="00000000" w:rsidRPr="00000000">
              <w:rPr>
                <w:rtl w:val="0"/>
              </w:rPr>
              <w:br w:type="textWrapping"/>
            </w:r>
            <w:r w:rsidDel="00000000" w:rsidR="00000000" w:rsidRPr="00000000">
              <w:rPr>
                <w:rFonts w:ascii="Arial" w:cs="Arial" w:eastAsia="Arial" w:hAnsi="Arial"/>
                <w:b w:val="0"/>
                <w:bCs w:val="0"/>
                <w:i w:val="0"/>
                <w:iCs w:val="0"/>
                <w:color w:val="ababab"/>
                <w:sz w:val="26"/>
                <w:szCs w:val="26"/>
                <w:rtl w:val="0"/>
              </w:rPr>
              <w:t xml:space="preserve">National Geochemical, Geochronological &amp;</w:t>
            </w:r>
            <w:r w:rsidDel="00000000" w:rsidR="00000000" w:rsidRPr="00000000">
              <w:rPr>
                <w:rtl w:val="0"/>
              </w:rPr>
            </w:r>
          </w:p>
        </w:tc>
        <w:tc>
          <w:tcPr/>
          <w:p w:rsidR="00000000" w:rsidDel="00000000" w:rsidP="00000000" w:rsidRDefault="00000000" w:rsidRPr="00000000" w14:paraId="00000004">
            <w:pPr>
              <w:widowControl w:val="1"/>
              <w:spacing w:after="0" w:before="344" w:line="240" w:lineRule="auto"/>
              <w:ind w:left="0" w:right="220" w:firstLine="0"/>
              <w:jc w:val="right"/>
              <w:rPr/>
            </w:pPr>
            <w:r w:rsidDel="00000000" w:rsidR="00000000" w:rsidRPr="00000000">
              <w:rPr>
                <w:rtl w:val="0"/>
              </w:rPr>
            </w:r>
          </w:p>
        </w:tc>
      </w:tr>
    </w:tbl>
    <w:p w:rsidR="00000000" w:rsidDel="00000000" w:rsidP="00000000" w:rsidRDefault="00000000" w:rsidRPr="00000000" w14:paraId="00000005">
      <w:pPr>
        <w:widowControl w:val="1"/>
        <w:spacing w:after="0" w:before="34" w:line="233" w:lineRule="auto"/>
        <w:ind w:left="452" w:right="0" w:firstLine="0"/>
        <w:jc w:val="left"/>
        <w:rPr/>
      </w:pPr>
      <w:r w:rsidDel="00000000" w:rsidR="00000000" w:rsidRPr="00000000">
        <w:rPr>
          <w:rFonts w:ascii="Arial" w:cs="Arial" w:eastAsia="Arial" w:hAnsi="Arial"/>
          <w:b w:val="0"/>
          <w:bCs w:val="0"/>
          <w:i w:val="0"/>
          <w:iCs w:val="0"/>
          <w:color w:val="ababab"/>
          <w:sz w:val="26"/>
          <w:szCs w:val="26"/>
          <w:rtl w:val="0"/>
        </w:rPr>
        <w:t xml:space="preserve">Thermochronological Data Platform</w:t>
      </w:r>
      <w:r w:rsidDel="00000000" w:rsidR="00000000" w:rsidRPr="00000000">
        <w:rPr>
          <w:rtl w:val="0"/>
        </w:rPr>
      </w:r>
    </w:p>
    <w:p w:rsidR="00000000" w:rsidDel="00000000" w:rsidP="00000000" w:rsidRDefault="00000000" w:rsidRPr="00000000" w14:paraId="00000006">
      <w:pPr>
        <w:widowControl w:val="1"/>
        <w:spacing w:after="0" w:before="168" w:line="233" w:lineRule="auto"/>
        <w:ind w:left="452" w:right="0" w:firstLine="0"/>
        <w:jc w:val="left"/>
        <w:rPr/>
      </w:pPr>
      <w:r w:rsidDel="00000000" w:rsidR="00000000" w:rsidRPr="00000000">
        <w:rPr>
          <w:rtl w:val="0"/>
        </w:rPr>
      </w:r>
    </w:p>
    <w:p w:rsidR="00000000" w:rsidDel="00000000" w:rsidP="00000000" w:rsidRDefault="00000000" w:rsidRPr="00000000" w14:paraId="00000007">
      <w:pPr>
        <w:widowControl w:val="1"/>
        <w:spacing w:after="0" w:before="916" w:line="278.00000000000006" w:lineRule="auto"/>
        <w:ind w:left="738" w:right="720" w:firstLine="0"/>
        <w:jc w:val="left"/>
        <w:rPr/>
      </w:pPr>
      <w:r w:rsidDel="00000000" w:rsidR="00000000" w:rsidRPr="00000000">
        <w:rPr>
          <w:rFonts w:ascii="Arial" w:cs="Arial" w:eastAsia="Arial" w:hAnsi="Arial"/>
          <w:b w:val="1"/>
          <w:bCs w:val="1"/>
          <w:i w:val="0"/>
          <w:iCs w:val="0"/>
          <w:color w:val="1f4e78"/>
          <w:sz w:val="20"/>
          <w:szCs w:val="20"/>
          <w:rtl w:val="0"/>
        </w:rPr>
        <w:t xml:space="preserve">Project Overview:</w:t>
      </w:r>
      <w:r w:rsidDel="00000000" w:rsidR="00000000" w:rsidRPr="00000000">
        <w:rPr>
          <w:rFonts w:ascii="Arial" w:cs="Arial" w:eastAsia="Arial" w:hAnsi="Arial"/>
          <w:b w:val="0"/>
          <w:bCs w:val="0"/>
          <w:i w:val="0"/>
          <w:iCs w:val="0"/>
          <w:color w:val="333333"/>
          <w:sz w:val="20"/>
          <w:szCs w:val="20"/>
          <w:rtl w:val="0"/>
        </w:rPr>
        <w:t xml:space="preserve"> AuScope EarthBank (formerly AusGeochem) is one of Australia's national cloud-based FAIR-compliant geoscience data </w:t>
      </w:r>
      <w:r w:rsidDel="00000000" w:rsidR="00000000" w:rsidRPr="00000000">
        <w:rPr>
          <w:rFonts w:ascii="Arial" w:cs="Arial" w:eastAsia="Arial" w:hAnsi="Arial"/>
          <w:color w:val="333333"/>
          <w:sz w:val="20"/>
          <w:szCs w:val="20"/>
          <w:rtl w:val="0"/>
        </w:rPr>
        <w:t xml:space="preserve">repositories</w:t>
      </w:r>
      <w:r w:rsidDel="00000000" w:rsidR="00000000" w:rsidRPr="00000000">
        <w:rPr>
          <w:rFonts w:ascii="Arial" w:cs="Arial" w:eastAsia="Arial" w:hAnsi="Arial"/>
          <w:b w:val="0"/>
          <w:bCs w:val="0"/>
          <w:i w:val="0"/>
          <w:iCs w:val="0"/>
          <w:color w:val="333333"/>
          <w:sz w:val="20"/>
          <w:szCs w:val="20"/>
          <w:rtl w:val="0"/>
        </w:rPr>
        <w:t xml:space="preserve">, developed and operated by Lithodat Pty Ltd in partnership with the AuScope Geochemistry Network (AGN). </w:t>
      </w:r>
      <w:sdt>
        <w:sdtPr>
          <w:id w:val="1546165968"/>
          <w:tag w:val="goog_rdk_0"/>
        </w:sdtPr>
        <w:sdtContent>
          <w:commentRangeStart w:id="0"/>
        </w:sdtContent>
      </w:sdt>
      <w:r w:rsidDel="00000000" w:rsidR="00000000" w:rsidRPr="00000000">
        <w:rPr>
          <w:rFonts w:ascii="Arial" w:cs="Arial" w:eastAsia="Arial" w:hAnsi="Arial"/>
          <w:b w:val="0"/>
          <w:bCs w:val="0"/>
          <w:i w:val="0"/>
          <w:iCs w:val="0"/>
          <w:color w:val="333333"/>
          <w:sz w:val="20"/>
          <w:szCs w:val="20"/>
          <w:rtl w:val="0"/>
        </w:rPr>
        <w:t xml:space="preserve">The platform</w:t>
      </w:r>
      <w:r w:rsidDel="00000000" w:rsidR="00000000" w:rsidRPr="00000000">
        <w:rPr>
          <w:rFonts w:ascii="Arial" w:cs="Arial" w:eastAsia="Arial" w:hAnsi="Arial"/>
          <w:b w:val="0"/>
          <w:bCs w:val="0"/>
          <w:i w:val="0"/>
          <w:iCs w:val="0"/>
          <w:color w:val="333333"/>
          <w:sz w:val="20"/>
          <w:szCs w:val="20"/>
          <w:rtl w:val="0"/>
        </w:rPr>
        <w:t xml:space="preserve"> demonstrates direct technical alignment with GDAC-SA requirements </w:t>
      </w:r>
      <w:r w:rsidDel="00000000" w:rsidR="00000000" w:rsidRPr="00000000">
        <w:rPr>
          <w:rFonts w:ascii="Arial" w:cs="Arial" w:eastAsia="Arial" w:hAnsi="Arial"/>
          <w:b w:val="0"/>
          <w:bCs w:val="0"/>
          <w:i w:val="0"/>
          <w:iCs w:val="0"/>
          <w:color w:val="333333"/>
          <w:sz w:val="20"/>
          <w:szCs w:val="20"/>
          <w:rtl w:val="0"/>
        </w:rPr>
        <w:t xml:space="preserve">through proven capability in national-scale data standardization, multi-agency integration, advanced analytics infrastructure, and AI-ready data architecture.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widowControl w:val="1"/>
        <w:spacing w:after="0" w:before="518" w:line="233" w:lineRule="auto"/>
        <w:ind w:left="452" w:right="0" w:firstLine="0"/>
        <w:jc w:val="left"/>
        <w:rPr/>
      </w:pPr>
      <w:r w:rsidDel="00000000" w:rsidR="00000000" w:rsidRPr="00000000">
        <w:rPr>
          <w:rFonts w:ascii="Arial" w:cs="Arial" w:eastAsia="Arial" w:hAnsi="Arial"/>
          <w:b w:val="1"/>
          <w:bCs w:val="1"/>
          <w:i w:val="0"/>
          <w:iCs w:val="0"/>
          <w:color w:val="1f4e78"/>
          <w:sz w:val="26"/>
          <w:szCs w:val="26"/>
          <w:rtl w:val="0"/>
        </w:rPr>
        <w:t xml:space="preserve">1. Executive Summary</w:t>
      </w:r>
      <w:r w:rsidDel="00000000" w:rsidR="00000000" w:rsidRPr="00000000">
        <w:rPr>
          <w:rtl w:val="0"/>
        </w:rPr>
      </w:r>
    </w:p>
    <w:p w:rsidR="00000000" w:rsidDel="00000000" w:rsidP="00000000" w:rsidRDefault="00000000" w:rsidRPr="00000000" w14:paraId="00000009">
      <w:pPr>
        <w:widowControl w:val="1"/>
        <w:spacing w:after="0" w:before="346" w:line="233" w:lineRule="auto"/>
        <w:ind w:left="452" w:right="0" w:firstLine="0"/>
        <w:jc w:val="left"/>
        <w:rPr/>
      </w:pPr>
      <w:r w:rsidDel="00000000" w:rsidR="00000000" w:rsidRPr="00000000">
        <w:rPr>
          <w:rFonts w:ascii="Arial" w:cs="Arial" w:eastAsia="Arial" w:hAnsi="Arial"/>
          <w:b w:val="1"/>
          <w:bCs w:val="1"/>
          <w:i w:val="0"/>
          <w:iCs w:val="0"/>
          <w:color w:val="1f4e78"/>
          <w:sz w:val="22"/>
          <w:szCs w:val="22"/>
          <w:rtl w:val="0"/>
        </w:rPr>
        <w:t xml:space="preserve">1.1 What is EarthBank?</w:t>
      </w:r>
      <w:r w:rsidDel="00000000" w:rsidR="00000000" w:rsidRPr="00000000">
        <w:rPr>
          <w:rtl w:val="0"/>
        </w:rPr>
      </w:r>
    </w:p>
    <w:p w:rsidR="00000000" w:rsidDel="00000000" w:rsidP="00000000" w:rsidRDefault="00000000" w:rsidRPr="00000000" w14:paraId="0000000A">
      <w:pPr>
        <w:widowControl w:val="1"/>
        <w:spacing w:after="0" w:before="108" w:line="278.00000000000006" w:lineRule="auto"/>
        <w:ind w:left="452" w:right="576" w:firstLine="0"/>
        <w:jc w:val="left"/>
        <w:rPr/>
      </w:pPr>
      <w:r w:rsidDel="00000000" w:rsidR="00000000" w:rsidRPr="00000000">
        <w:rPr>
          <w:rFonts w:ascii="Arial" w:cs="Arial" w:eastAsia="Arial" w:hAnsi="Arial"/>
          <w:b w:val="0"/>
          <w:bCs w:val="0"/>
          <w:i w:val="0"/>
          <w:iCs w:val="0"/>
          <w:color w:val="333333"/>
          <w:sz w:val="21"/>
          <w:szCs w:val="21"/>
          <w:rtl w:val="0"/>
        </w:rPr>
        <w:t xml:space="preserve">EarthBank is an Australian national cloud-based public data repository for geochemistry, geochronology, thermochronology, and geological sample metadata. Lithodat designed, built, and operates the entire platform under contract to AuScope Geochemistry Network (AGN), funded through Australia's National Collaborative Research Infrastructure Strategy (NCRIS).</w:t>
      </w:r>
      <w:r w:rsidDel="00000000" w:rsidR="00000000" w:rsidRPr="00000000">
        <w:rPr>
          <w:rtl w:val="0"/>
        </w:rPr>
      </w:r>
    </w:p>
    <w:p w:rsidR="00000000" w:rsidDel="00000000" w:rsidP="00000000" w:rsidRDefault="00000000" w:rsidRPr="00000000" w14:paraId="0000000B">
      <w:pPr>
        <w:widowControl w:val="1"/>
        <w:spacing w:after="0" w:before="184" w:line="276" w:lineRule="auto"/>
        <w:ind w:left="452" w:right="720" w:firstLine="0"/>
        <w:jc w:val="left"/>
        <w:rPr/>
      </w:pPr>
      <w:r w:rsidDel="00000000" w:rsidR="00000000" w:rsidRPr="00000000">
        <w:rPr>
          <w:rFonts w:ascii="Arial" w:cs="Arial" w:eastAsia="Arial" w:hAnsi="Arial"/>
          <w:b w:val="0"/>
          <w:bCs w:val="0"/>
          <w:i w:val="0"/>
          <w:iCs w:val="0"/>
          <w:color w:val="333333"/>
          <w:sz w:val="21"/>
          <w:szCs w:val="21"/>
          <w:rtl w:val="0"/>
        </w:rPr>
        <w:t xml:space="preserve">The platform is fully FAIR-compliant (Findable, Accessible, Interoperable, Reusable) and CoreTrustSeal-certified, making it one of the most trusted geological scientific data infrastructures globally. EarthBank serves as </w:t>
      </w:r>
      <w:r w:rsidDel="00000000" w:rsidR="00000000" w:rsidRPr="00000000">
        <w:rPr>
          <w:rFonts w:ascii="Arial" w:cs="Arial" w:eastAsia="Arial" w:hAnsi="Arial"/>
          <w:color w:val="333333"/>
          <w:sz w:val="21"/>
          <w:szCs w:val="21"/>
          <w:rtl w:val="0"/>
        </w:rPr>
        <w:t xml:space="preserve">a </w:t>
      </w:r>
      <w:r w:rsidDel="00000000" w:rsidR="00000000" w:rsidRPr="00000000">
        <w:rPr>
          <w:rFonts w:ascii="Arial" w:cs="Arial" w:eastAsia="Arial" w:hAnsi="Arial"/>
          <w:b w:val="0"/>
          <w:bCs w:val="0"/>
          <w:i w:val="0"/>
          <w:iCs w:val="0"/>
          <w:color w:val="333333"/>
          <w:sz w:val="21"/>
          <w:szCs w:val="21"/>
          <w:rtl w:val="0"/>
        </w:rPr>
        <w:t xml:space="preserve">centralized repository for international analytical geoscience data, unifying datasets from federal and state geological surveys, </w:t>
      </w:r>
      <w:r w:rsidDel="00000000" w:rsidR="00000000" w:rsidRPr="00000000">
        <w:rPr>
          <w:rFonts w:ascii="Arial" w:cs="Arial" w:eastAsia="Arial" w:hAnsi="Arial"/>
          <w:color w:val="333333"/>
          <w:sz w:val="21"/>
          <w:szCs w:val="21"/>
          <w:rtl w:val="0"/>
        </w:rPr>
        <w:t xml:space="preserve">universities, museums</w:t>
      </w:r>
      <w:r w:rsidDel="00000000" w:rsidR="00000000" w:rsidRPr="00000000">
        <w:rPr>
          <w:rFonts w:ascii="Arial" w:cs="Arial" w:eastAsia="Arial" w:hAnsi="Arial"/>
          <w:b w:val="0"/>
          <w:bCs w:val="0"/>
          <w:i w:val="0"/>
          <w:iCs w:val="0"/>
          <w:color w:val="333333"/>
          <w:sz w:val="21"/>
          <w:szCs w:val="21"/>
          <w:rtl w:val="0"/>
        </w:rPr>
        <w:t xml:space="preserve">, and research institutions.</w:t>
      </w:r>
      <w:r w:rsidDel="00000000" w:rsidR="00000000" w:rsidRPr="00000000">
        <w:rPr>
          <w:rtl w:val="0"/>
        </w:rPr>
      </w:r>
    </w:p>
    <w:p w:rsidR="00000000" w:rsidDel="00000000" w:rsidP="00000000" w:rsidRDefault="00000000" w:rsidRPr="00000000" w14:paraId="0000000C">
      <w:pPr>
        <w:widowControl w:val="1"/>
        <w:spacing w:after="0" w:before="184" w:line="235" w:lineRule="auto"/>
        <w:ind w:left="452" w:right="0" w:firstLine="0"/>
        <w:jc w:val="left"/>
        <w:rPr/>
      </w:pPr>
      <w:r w:rsidDel="00000000" w:rsidR="00000000" w:rsidRPr="00000000">
        <w:rPr>
          <w:rFonts w:ascii="Arial" w:cs="Arial" w:eastAsia="Arial" w:hAnsi="Arial"/>
          <w:b w:val="1"/>
          <w:bCs w:val="1"/>
          <w:i w:val="0"/>
          <w:iCs w:val="0"/>
          <w:color w:val="1f4e78"/>
          <w:sz w:val="21"/>
          <w:szCs w:val="21"/>
          <w:rtl w:val="0"/>
        </w:rPr>
        <w:t xml:space="preserve">AuScope NCRIS Funding Context</w:t>
      </w:r>
      <w:r w:rsidDel="00000000" w:rsidR="00000000" w:rsidRPr="00000000">
        <w:rPr>
          <w:rtl w:val="0"/>
        </w:rPr>
      </w:r>
    </w:p>
    <w:p w:rsidR="00000000" w:rsidDel="00000000" w:rsidP="00000000" w:rsidRDefault="00000000" w:rsidRPr="00000000" w14:paraId="0000000D">
      <w:pPr>
        <w:widowControl w:val="1"/>
        <w:spacing w:after="0" w:before="124" w:line="259" w:lineRule="auto"/>
        <w:ind w:left="452" w:right="1008" w:firstLine="0"/>
        <w:jc w:val="left"/>
        <w:rPr/>
      </w:pPr>
      <w:r w:rsidDel="00000000" w:rsidR="00000000" w:rsidRPr="00000000">
        <w:rPr>
          <w:rFonts w:ascii="Arial" w:cs="Arial" w:eastAsia="Arial" w:hAnsi="Arial"/>
          <w:b w:val="0"/>
          <w:bCs w:val="0"/>
          <w:i w:val="0"/>
          <w:iCs w:val="0"/>
          <w:color w:val="333333"/>
          <w:sz w:val="21"/>
          <w:szCs w:val="21"/>
          <w:rtl w:val="0"/>
        </w:rPr>
        <w:t xml:space="preserve">EarthBank is part of AuScope, Australia's national geoscience research infrastructure organization established in 2006. </w:t>
      </w:r>
      <w:r w:rsidDel="00000000" w:rsidR="00000000" w:rsidRPr="00000000">
        <w:rPr>
          <w:rFonts w:ascii="Arial" w:cs="Arial" w:eastAsia="Arial" w:hAnsi="Arial"/>
          <w:color w:val="333333"/>
          <w:sz w:val="21"/>
          <w:szCs w:val="21"/>
          <w:rtl w:val="0"/>
        </w:rPr>
        <w:t xml:space="preserve">Since its inception AuScope has received over </w:t>
      </w:r>
      <w:r w:rsidDel="00000000" w:rsidR="00000000" w:rsidRPr="00000000">
        <w:rPr>
          <w:rFonts w:ascii="Arial" w:cs="Arial" w:eastAsia="Arial" w:hAnsi="Arial"/>
          <w:b w:val="1"/>
          <w:bCs w:val="1"/>
          <w:color w:val="333333"/>
          <w:sz w:val="21"/>
          <w:szCs w:val="21"/>
          <w:rtl w:val="0"/>
        </w:rPr>
        <w:t xml:space="preserve">$260 million</w:t>
      </w:r>
      <w:r w:rsidDel="00000000" w:rsidR="00000000" w:rsidRPr="00000000">
        <w:rPr>
          <w:rFonts w:ascii="Arial" w:cs="Arial" w:eastAsia="Arial" w:hAnsi="Arial"/>
          <w:color w:val="333333"/>
          <w:sz w:val="21"/>
          <w:szCs w:val="21"/>
          <w:rtl w:val="0"/>
        </w:rPr>
        <w:t xml:space="preserve"> in direct Commonwealth investment through the National Collaborative Research Infrastructure Strategy (NCRIS), which has catalyzed a total collaborative investment exceeding </w:t>
      </w:r>
      <w:r w:rsidDel="00000000" w:rsidR="00000000" w:rsidRPr="00000000">
        <w:rPr>
          <w:rFonts w:ascii="Arial" w:cs="Arial" w:eastAsia="Arial" w:hAnsi="Arial"/>
          <w:b w:val="1"/>
          <w:bCs w:val="1"/>
          <w:color w:val="333333"/>
          <w:sz w:val="21"/>
          <w:szCs w:val="21"/>
          <w:rtl w:val="0"/>
        </w:rPr>
        <w:t xml:space="preserve">$340 million</w:t>
      </w:r>
      <w:r w:rsidDel="00000000" w:rsidR="00000000" w:rsidRPr="00000000">
        <w:rPr>
          <w:rFonts w:ascii="Arial" w:cs="Arial" w:eastAsia="Arial" w:hAnsi="Arial"/>
          <w:color w:val="333333"/>
          <w:sz w:val="21"/>
          <w:szCs w:val="21"/>
          <w:rtl w:val="0"/>
        </w:rPr>
        <w:t xml:space="preserve"> from all sources.</w:t>
      </w:r>
      <w:r w:rsidDel="00000000" w:rsidR="00000000" w:rsidRPr="00000000">
        <w:rPr>
          <w:rtl w:val="0"/>
        </w:rPr>
      </w:r>
    </w:p>
    <w:p w:rsidR="00000000" w:rsidDel="00000000" w:rsidP="00000000" w:rsidRDefault="00000000" w:rsidRPr="00000000" w14:paraId="0000000E">
      <w:pPr>
        <w:widowControl w:val="1"/>
        <w:tabs>
          <w:tab w:val="left" w:leader="none" w:pos="752"/>
        </w:tabs>
        <w:spacing w:after="0" w:before="186" w:line="240" w:lineRule="auto"/>
        <w:ind w:left="520" w:right="0" w:firstLine="0"/>
        <w:jc w:val="left"/>
        <w:rPr/>
      </w:pPr>
      <w:r w:rsidDel="00000000" w:rsidR="00000000" w:rsidRPr="00000000">
        <w:rPr/>
        <w:drawing>
          <wp:inline distB="0" distT="0" distL="114300" distR="114300">
            <wp:extent cx="50800" cy="38100"/>
            <wp:effectExtent b="0" l="0" r="0" t="0"/>
            <wp:docPr id="17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$42.8 million</w:t>
      </w:r>
      <w:r w:rsidDel="00000000" w:rsidR="00000000" w:rsidRPr="00000000">
        <w:rPr>
          <w:rFonts w:ascii="Arial" w:cs="Arial" w:eastAsia="Arial" w:hAnsi="Arial"/>
          <w:b w:val="0"/>
          <w:bCs w:val="0"/>
          <w:i w:val="0"/>
          <w:iCs w:val="0"/>
          <w:color w:val="333333"/>
          <w:sz w:val="21"/>
          <w:szCs w:val="21"/>
          <w:rtl w:val="0"/>
        </w:rPr>
        <w:t xml:space="preserve"> initial NCRIS allocation (2006) for integrated national geoscience infrastructure</w:t>
      </w:r>
      <w:r w:rsidDel="00000000" w:rsidR="00000000" w:rsidRPr="00000000">
        <w:rPr>
          <w:rtl w:val="0"/>
        </w:rPr>
      </w:r>
    </w:p>
    <w:p w:rsidR="00000000" w:rsidDel="00000000" w:rsidP="00000000" w:rsidRDefault="00000000" w:rsidRPr="00000000" w14:paraId="0000000F">
      <w:pPr>
        <w:widowControl w:val="1"/>
        <w:tabs>
          <w:tab w:val="left" w:leader="none" w:pos="752"/>
        </w:tabs>
        <w:spacing w:after="0" w:before="110" w:line="240" w:lineRule="auto"/>
        <w:ind w:left="520" w:right="0" w:firstLine="0"/>
        <w:jc w:val="left"/>
        <w:rPr/>
      </w:pPr>
      <w:r w:rsidDel="00000000" w:rsidR="00000000" w:rsidRPr="00000000">
        <w:rPr/>
        <w:drawing>
          <wp:inline distB="0" distT="0" distL="114300" distR="114300">
            <wp:extent cx="50800" cy="50800"/>
            <wp:effectExtent b="0" l="0" r="0" t="0"/>
            <wp:docPr id="17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$45 million</w:t>
      </w:r>
      <w:r w:rsidDel="00000000" w:rsidR="00000000" w:rsidRPr="00000000">
        <w:rPr>
          <w:rFonts w:ascii="Arial" w:cs="Arial" w:eastAsia="Arial" w:hAnsi="Arial"/>
          <w:b w:val="0"/>
          <w:bCs w:val="0"/>
          <w:i w:val="0"/>
          <w:iCs w:val="0"/>
          <w:color w:val="333333"/>
          <w:sz w:val="21"/>
          <w:szCs w:val="21"/>
          <w:rtl w:val="0"/>
        </w:rPr>
        <w:t xml:space="preserve"> NCRIS RIIP funding (2023) for Earth, coastal, Antarctic monitoring, drilling, data, and modelling</w:t>
      </w:r>
      <w:r w:rsidDel="00000000" w:rsidR="00000000" w:rsidRPr="00000000">
        <w:rPr>
          <w:rtl w:val="0"/>
        </w:rPr>
      </w:r>
    </w:p>
    <w:p w:rsidR="00000000" w:rsidDel="00000000" w:rsidP="00000000" w:rsidRDefault="00000000" w:rsidRPr="00000000" w14:paraId="00000010">
      <w:pPr>
        <w:widowControl w:val="1"/>
        <w:tabs>
          <w:tab w:val="left" w:leader="none" w:pos="752"/>
        </w:tabs>
        <w:spacing w:after="0" w:before="124" w:line="240" w:lineRule="auto"/>
        <w:ind w:left="520" w:right="0" w:firstLine="0"/>
        <w:jc w:val="left"/>
        <w:rPr>
          <w:rFonts w:ascii="Arial" w:cs="Arial" w:eastAsia="Arial" w:hAnsi="Arial"/>
          <w:color w:val="333333"/>
          <w:sz w:val="21"/>
          <w:szCs w:val="21"/>
        </w:rPr>
      </w:pPr>
      <w:r w:rsidDel="00000000" w:rsidR="00000000" w:rsidRPr="00000000">
        <w:rPr/>
        <w:drawing>
          <wp:inline distB="0" distT="0" distL="114300" distR="114300">
            <wp:extent cx="50800" cy="50800"/>
            <wp:effectExtent b="0" l="0" r="0" t="0"/>
            <wp:docPr id="17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$1</w:t>
      </w:r>
      <w:r w:rsidDel="00000000" w:rsidR="00000000" w:rsidRPr="00000000">
        <w:rPr>
          <w:rFonts w:ascii="Arial" w:cs="Arial" w:eastAsia="Arial" w:hAnsi="Arial"/>
          <w:b w:val="1"/>
          <w:bCs w:val="1"/>
          <w:color w:val="1f4e78"/>
          <w:sz w:val="21"/>
          <w:szCs w:val="21"/>
          <w:rtl w:val="0"/>
        </w:rPr>
        <w:t xml:space="preserve">9</w:t>
      </w:r>
      <w:r w:rsidDel="00000000" w:rsidR="00000000" w:rsidRPr="00000000">
        <w:rPr>
          <w:rFonts w:ascii="Arial" w:cs="Arial" w:eastAsia="Arial" w:hAnsi="Arial"/>
          <w:b w:val="1"/>
          <w:bCs w:val="1"/>
          <w:i w:val="0"/>
          <w:iCs w:val="0"/>
          <w:color w:val="1f4e78"/>
          <w:sz w:val="21"/>
          <w:szCs w:val="21"/>
          <w:rtl w:val="0"/>
        </w:rPr>
        <w:t xml:space="preserve"> million</w:t>
      </w:r>
      <w:r w:rsidDel="00000000" w:rsidR="00000000" w:rsidRPr="00000000">
        <w:rPr>
          <w:rFonts w:ascii="Arial" w:cs="Arial" w:eastAsia="Arial" w:hAnsi="Arial"/>
          <w:b w:val="0"/>
          <w:bCs w:val="0"/>
          <w:i w:val="0"/>
          <w:iCs w:val="0"/>
          <w:color w:val="333333"/>
          <w:sz w:val="21"/>
          <w:szCs w:val="21"/>
          <w:rtl w:val="0"/>
        </w:rPr>
        <w:t xml:space="preserve"> </w:t>
      </w:r>
      <w:r w:rsidDel="00000000" w:rsidR="00000000" w:rsidRPr="00000000">
        <w:rPr>
          <w:rFonts w:ascii="Arial" w:cs="Arial" w:eastAsia="Arial" w:hAnsi="Arial"/>
          <w:color w:val="333333"/>
          <w:sz w:val="21"/>
          <w:szCs w:val="21"/>
          <w:rtl w:val="0"/>
        </w:rPr>
        <w:t xml:space="preserve">Specifically for the Australian Geochemistry Network to improve data science roles, data preservation, and instrument upgrades.</w:t>
      </w:r>
    </w:p>
    <w:p w:rsidR="00000000" w:rsidDel="00000000" w:rsidP="00000000" w:rsidRDefault="00000000" w:rsidRPr="00000000" w14:paraId="00000011">
      <w:pPr>
        <w:widowControl w:val="1"/>
        <w:spacing w:after="0" w:before="170" w:line="266" w:lineRule="auto"/>
        <w:ind w:left="425.1968503937008" w:right="432" w:firstLine="0"/>
        <w:jc w:val="left"/>
        <w:rPr/>
      </w:pPr>
      <w:r w:rsidDel="00000000" w:rsidR="00000000" w:rsidRPr="00000000">
        <w:rPr>
          <w:rFonts w:ascii="Arial" w:cs="Arial" w:eastAsia="Arial" w:hAnsi="Arial"/>
          <w:b w:val="0"/>
          <w:bCs w:val="0"/>
          <w:i w:val="0"/>
          <w:iCs w:val="0"/>
          <w:color w:val="333333"/>
          <w:sz w:val="21"/>
          <w:szCs w:val="21"/>
          <w:rtl w:val="0"/>
        </w:rPr>
        <w:t xml:space="preserve">This substantial government investment demonstrates Australia's recognition of national geoscience data </w:t>
      </w:r>
      <w:r w:rsidDel="00000000" w:rsidR="00000000" w:rsidRPr="00000000">
        <w:rPr>
          <w:rtl w:val="0"/>
        </w:rPr>
        <w:br w:type="textWrapping"/>
      </w:r>
      <w:r w:rsidDel="00000000" w:rsidR="00000000" w:rsidRPr="00000000">
        <w:rPr>
          <w:rFonts w:ascii="Arial" w:cs="Arial" w:eastAsia="Arial" w:hAnsi="Arial"/>
          <w:b w:val="0"/>
          <w:bCs w:val="0"/>
          <w:i w:val="0"/>
          <w:iCs w:val="0"/>
          <w:color w:val="333333"/>
          <w:sz w:val="21"/>
          <w:szCs w:val="21"/>
          <w:rtl w:val="0"/>
        </w:rPr>
        <w:t xml:space="preserve">infrastructure as critical research </w:t>
      </w:r>
      <w:r w:rsidDel="00000000" w:rsidR="00000000" w:rsidRPr="00000000">
        <w:rPr>
          <w:rFonts w:ascii="Arial" w:cs="Arial" w:eastAsia="Arial" w:hAnsi="Arial"/>
          <w:color w:val="333333"/>
          <w:sz w:val="21"/>
          <w:szCs w:val="21"/>
          <w:rtl w:val="0"/>
        </w:rPr>
        <w:t xml:space="preserve">and mineral exploration infrastructure</w:t>
      </w:r>
      <w:r w:rsidDel="00000000" w:rsidR="00000000" w:rsidRPr="00000000">
        <w:rPr>
          <w:rFonts w:ascii="Arial" w:cs="Arial" w:eastAsia="Arial" w:hAnsi="Arial"/>
          <w:b w:val="0"/>
          <w:bCs w:val="0"/>
          <w:i w:val="0"/>
          <w:iCs w:val="0"/>
          <w:color w:val="333333"/>
          <w:sz w:val="21"/>
          <w:szCs w:val="21"/>
          <w:rtl w:val="0"/>
        </w:rPr>
        <w:t xml:space="preserve">.</w:t>
      </w:r>
      <w:r w:rsidDel="00000000" w:rsidR="00000000" w:rsidRPr="00000000">
        <w:rPr>
          <w:rtl w:val="0"/>
        </w:rPr>
      </w:r>
    </w:p>
    <w:p w:rsidR="00000000" w:rsidDel="00000000" w:rsidP="00000000" w:rsidRDefault="00000000" w:rsidRPr="00000000" w14:paraId="00000012">
      <w:pPr>
        <w:widowControl w:val="1"/>
        <w:spacing w:after="244" w:before="274" w:line="233" w:lineRule="auto"/>
        <w:ind w:left="452" w:right="0" w:firstLine="0"/>
        <w:jc w:val="left"/>
        <w:rPr/>
      </w:pPr>
      <w:r w:rsidDel="00000000" w:rsidR="00000000" w:rsidRPr="00000000">
        <w:rPr>
          <w:rFonts w:ascii="Arial" w:cs="Arial" w:eastAsia="Arial" w:hAnsi="Arial"/>
          <w:b w:val="1"/>
          <w:bCs w:val="1"/>
          <w:color w:val="1f4e78"/>
          <w:sz w:val="26"/>
          <w:szCs w:val="26"/>
          <w:rtl w:val="0"/>
        </w:rPr>
        <w:t xml:space="preserve">2</w:t>
      </w:r>
      <w:r w:rsidDel="00000000" w:rsidR="00000000" w:rsidRPr="00000000">
        <w:rPr>
          <w:rFonts w:ascii="Arial" w:cs="Arial" w:eastAsia="Arial" w:hAnsi="Arial"/>
          <w:b w:val="1"/>
          <w:bCs w:val="1"/>
          <w:i w:val="0"/>
          <w:iCs w:val="0"/>
          <w:color w:val="1f4e78"/>
          <w:sz w:val="26"/>
          <w:szCs w:val="26"/>
          <w:rtl w:val="0"/>
        </w:rPr>
        <w:t xml:space="preserve">. Project Details</w:t>
      </w:r>
      <w:r w:rsidDel="00000000" w:rsidR="00000000" w:rsidRPr="00000000">
        <w:rPr>
          <w:rtl w:val="0"/>
        </w:rPr>
      </w:r>
    </w:p>
    <w:tbl>
      <w:tblPr>
        <w:tblStyle w:val="Table2"/>
        <w:tblW w:w="9018.0" w:type="dxa"/>
        <w:jc w:val="left"/>
        <w:tblInd w:w="343.0" w:type="dxa"/>
        <w:tblLayout w:type="fixed"/>
        <w:tblLook w:val="0400"/>
      </w:tblPr>
      <w:tblGrid>
        <w:gridCol w:w="4509"/>
        <w:gridCol w:w="4509"/>
        <w:tblGridChange w:id="0">
          <w:tblGrid>
            <w:gridCol w:w="4509"/>
            <w:gridCol w:w="4509"/>
          </w:tblGrid>
        </w:tblGridChange>
      </w:tblGrid>
      <w:tr>
        <w:trPr>
          <w:cantSplit w:val="0"/>
          <w:trHeight w:val="466" w:hRule="atLeast"/>
          <w:tblHeader w:val="0"/>
        </w:trPr>
        <w:tc>
          <w:tcPr>
            <w:tcBorders>
              <w:top w:color="000000" w:space="0" w:sz="0" w:val="nil"/>
              <w:bottom w:color="000000" w:space="0" w:sz="0" w:val="nil"/>
            </w:tcBorders>
          </w:tcPr>
          <w:p w:rsidR="00000000" w:rsidDel="00000000" w:rsidP="00000000" w:rsidRDefault="00000000" w:rsidRPr="00000000" w14:paraId="00000013">
            <w:pPr>
              <w:widowControl w:val="1"/>
              <w:spacing w:after="0" w:before="104" w:line="233" w:lineRule="auto"/>
              <w:ind w:left="124" w:right="0" w:firstLine="0"/>
              <w:jc w:val="left"/>
              <w:rPr>
                <w:rFonts w:ascii="Arial" w:cs="Arial" w:eastAsia="Arial" w:hAnsi="Arial"/>
              </w:rPr>
            </w:pPr>
            <w:r w:rsidDel="00000000" w:rsidR="00000000" w:rsidRPr="00000000">
              <w:rPr>
                <w:rFonts w:ascii="Arial" w:cs="Arial" w:eastAsia="Arial" w:hAnsi="Arial"/>
                <w:b w:val="1"/>
                <w:bCs w:val="1"/>
                <w:i w:val="0"/>
                <w:iCs w:val="0"/>
                <w:color w:val="ababab"/>
                <w:sz w:val="20"/>
                <w:szCs w:val="20"/>
                <w:rtl w:val="0"/>
              </w:rPr>
              <w:t xml:space="preserve">Attribute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4">
            <w:pPr>
              <w:widowControl w:val="1"/>
              <w:spacing w:after="0" w:before="104" w:line="233" w:lineRule="auto"/>
              <w:ind w:left="120" w:right="0" w:firstLine="0"/>
              <w:jc w:val="left"/>
              <w:rPr>
                <w:rFonts w:ascii="Arial" w:cs="Arial" w:eastAsia="Arial" w:hAnsi="Arial"/>
              </w:rPr>
            </w:pPr>
            <w:r w:rsidDel="00000000" w:rsidR="00000000" w:rsidRPr="00000000">
              <w:rPr>
                <w:rFonts w:ascii="Arial" w:cs="Arial" w:eastAsia="Arial" w:hAnsi="Arial"/>
                <w:b w:val="1"/>
                <w:bCs w:val="1"/>
                <w:i w:val="0"/>
                <w:iCs w:val="0"/>
                <w:color w:val="ababab"/>
                <w:sz w:val="20"/>
                <w:szCs w:val="20"/>
                <w:rtl w:val="0"/>
              </w:rPr>
              <w:t xml:space="preserve">Details</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15">
            <w:pPr>
              <w:widowControl w:val="1"/>
              <w:spacing w:after="0" w:before="104" w:line="233" w:lineRule="auto"/>
              <w:ind w:left="124" w:right="0" w:firstLine="0"/>
              <w:jc w:val="left"/>
              <w:rPr>
                <w:rFonts w:ascii="Arial" w:cs="Arial" w:eastAsia="Arial" w:hAnsi="Arial"/>
              </w:rPr>
            </w:pPr>
            <w:r w:rsidDel="00000000" w:rsidR="00000000" w:rsidRPr="00000000">
              <w:rPr>
                <w:rFonts w:ascii="Arial" w:cs="Arial" w:eastAsia="Arial" w:hAnsi="Arial"/>
                <w:b w:val="1"/>
                <w:bCs w:val="1"/>
                <w:i w:val="0"/>
                <w:iCs w:val="0"/>
                <w:color w:val="1f4e78"/>
                <w:sz w:val="20"/>
                <w:szCs w:val="20"/>
                <w:rtl w:val="0"/>
              </w:rPr>
              <w:t xml:space="preserve">Project Name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6">
            <w:pPr>
              <w:widowControl w:val="1"/>
              <w:spacing w:after="0" w:before="104" w:line="233" w:lineRule="auto"/>
              <w:ind w:left="120" w:right="0" w:firstLine="0"/>
              <w:jc w:val="left"/>
              <w:rPr>
                <w:rFonts w:ascii="Arial" w:cs="Arial" w:eastAsia="Arial" w:hAnsi="Arial"/>
              </w:rPr>
            </w:pPr>
            <w:r w:rsidDel="00000000" w:rsidR="00000000" w:rsidRPr="00000000">
              <w:rPr>
                <w:rFonts w:ascii="Arial" w:cs="Arial" w:eastAsia="Arial" w:hAnsi="Arial"/>
                <w:color w:val="333333"/>
                <w:sz w:val="20"/>
                <w:szCs w:val="20"/>
                <w:rtl w:val="0"/>
              </w:rPr>
              <w:t xml:space="preserve">AuScope </w:t>
            </w:r>
            <w:r w:rsidDel="00000000" w:rsidR="00000000" w:rsidRPr="00000000">
              <w:rPr>
                <w:rFonts w:ascii="Arial" w:cs="Arial" w:eastAsia="Arial" w:hAnsi="Arial"/>
                <w:i w:val="0"/>
                <w:iCs w:val="0"/>
                <w:color w:val="333333"/>
                <w:sz w:val="20"/>
                <w:szCs w:val="20"/>
                <w:rtl w:val="0"/>
              </w:rPr>
              <w:t xml:space="preserve">EarthBank National Geoscience Data Platform (formerly AusGeochem)</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17">
            <w:pPr>
              <w:widowControl w:val="1"/>
              <w:spacing w:after="0" w:before="104" w:line="233" w:lineRule="auto"/>
              <w:ind w:left="124" w:right="0" w:firstLine="0"/>
              <w:jc w:val="left"/>
              <w:rPr>
                <w:rFonts w:ascii="Arial" w:cs="Arial" w:eastAsia="Arial" w:hAnsi="Arial"/>
              </w:rPr>
            </w:pPr>
            <w:r w:rsidDel="00000000" w:rsidR="00000000" w:rsidRPr="00000000">
              <w:rPr>
                <w:rFonts w:ascii="Arial" w:cs="Arial" w:eastAsia="Arial" w:hAnsi="Arial"/>
                <w:b w:val="1"/>
                <w:bCs w:val="1"/>
                <w:i w:val="0"/>
                <w:iCs w:val="0"/>
                <w:color w:val="1f4e78"/>
                <w:sz w:val="20"/>
                <w:szCs w:val="20"/>
                <w:rtl w:val="0"/>
              </w:rPr>
              <w:t xml:space="preserve">Platform URL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8">
            <w:pPr>
              <w:widowControl w:val="1"/>
              <w:spacing w:after="0" w:before="104" w:line="233" w:lineRule="auto"/>
              <w:ind w:left="120" w:right="0" w:firstLine="0"/>
              <w:jc w:val="left"/>
              <w:rPr>
                <w:rFonts w:ascii="Arial" w:cs="Arial" w:eastAsia="Arial" w:hAnsi="Arial"/>
              </w:rPr>
            </w:pPr>
            <w:r w:rsidDel="00000000" w:rsidR="00000000" w:rsidRPr="00000000">
              <w:rPr>
                <w:rFonts w:ascii="Arial" w:cs="Arial" w:eastAsia="Arial" w:hAnsi="Arial"/>
                <w:rtl w:val="0"/>
              </w:rPr>
              <w:t xml:space="preserve">https://ausgeochem.auscope.org.au/</w:t>
            </w:r>
          </w:p>
        </w:tc>
      </w:tr>
      <w:tr>
        <w:trPr>
          <w:cantSplit w:val="0"/>
          <w:trHeight w:val="464" w:hRule="atLeast"/>
          <w:tblHeader w:val="0"/>
        </w:trPr>
        <w:tc>
          <w:tcPr>
            <w:tcBorders>
              <w:top w:color="000000" w:space="0" w:sz="0" w:val="nil"/>
              <w:bottom w:color="000000" w:space="0" w:sz="0" w:val="nil"/>
            </w:tcBorders>
          </w:tcPr>
          <w:p w:rsidR="00000000" w:rsidDel="00000000" w:rsidP="00000000" w:rsidRDefault="00000000" w:rsidRPr="00000000" w14:paraId="00000019">
            <w:pPr>
              <w:widowControl w:val="1"/>
              <w:spacing w:after="0" w:before="104" w:line="233" w:lineRule="auto"/>
              <w:ind w:left="124" w:right="0" w:firstLine="0"/>
              <w:jc w:val="left"/>
              <w:rPr>
                <w:rFonts w:ascii="Arial" w:cs="Arial" w:eastAsia="Arial" w:hAnsi="Arial"/>
              </w:rPr>
            </w:pPr>
            <w:r w:rsidDel="00000000" w:rsidR="00000000" w:rsidRPr="00000000">
              <w:rPr>
                <w:rFonts w:ascii="Arial" w:cs="Arial" w:eastAsia="Arial" w:hAnsi="Arial"/>
                <w:b w:val="1"/>
                <w:bCs w:val="1"/>
                <w:i w:val="0"/>
                <w:iCs w:val="0"/>
                <w:color w:val="1f4e78"/>
                <w:sz w:val="20"/>
                <w:szCs w:val="20"/>
                <w:rtl w:val="0"/>
              </w:rPr>
              <w:t xml:space="preserve">Project Location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A">
            <w:pPr>
              <w:widowControl w:val="1"/>
              <w:spacing w:after="0" w:before="104" w:line="233" w:lineRule="auto"/>
              <w:ind w:left="120" w:right="0" w:firstLine="0"/>
              <w:jc w:val="left"/>
              <w:rPr>
                <w:rFonts w:ascii="Arial" w:cs="Arial" w:eastAsia="Arial" w:hAnsi="Arial"/>
              </w:rPr>
            </w:pPr>
            <w:r w:rsidDel="00000000" w:rsidR="00000000" w:rsidRPr="00000000">
              <w:rPr>
                <w:rFonts w:ascii="Arial" w:cs="Arial" w:eastAsia="Arial" w:hAnsi="Arial"/>
                <w:i w:val="0"/>
                <w:iCs w:val="0"/>
                <w:color w:val="333333"/>
                <w:sz w:val="20"/>
                <w:szCs w:val="20"/>
                <w:rtl w:val="0"/>
              </w:rPr>
              <w:t xml:space="preserve">Australia (nationwide) and international (public platform)</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1B">
            <w:pPr>
              <w:widowControl w:val="1"/>
              <w:spacing w:after="0" w:before="104" w:line="233" w:lineRule="auto"/>
              <w:ind w:left="124" w:right="0" w:firstLine="0"/>
              <w:jc w:val="left"/>
              <w:rPr>
                <w:rFonts w:ascii="Arial" w:cs="Arial" w:eastAsia="Arial" w:hAnsi="Arial"/>
              </w:rPr>
            </w:pPr>
            <w:r w:rsidDel="00000000" w:rsidR="00000000" w:rsidRPr="00000000">
              <w:rPr>
                <w:rFonts w:ascii="Arial" w:cs="Arial" w:eastAsia="Arial" w:hAnsi="Arial"/>
                <w:b w:val="1"/>
                <w:bCs w:val="1"/>
                <w:i w:val="0"/>
                <w:iCs w:val="0"/>
                <w:color w:val="1f4e78"/>
                <w:sz w:val="20"/>
                <w:szCs w:val="20"/>
                <w:rtl w:val="0"/>
              </w:rPr>
              <w:t xml:space="preserve">Client/Partner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C">
            <w:pPr>
              <w:widowControl w:val="1"/>
              <w:spacing w:after="0" w:before="104" w:line="233" w:lineRule="auto"/>
              <w:ind w:left="120" w:right="0" w:firstLine="0"/>
              <w:jc w:val="left"/>
              <w:rPr>
                <w:rFonts w:ascii="Arial" w:cs="Arial" w:eastAsia="Arial" w:hAnsi="Arial"/>
              </w:rPr>
            </w:pPr>
            <w:r w:rsidDel="00000000" w:rsidR="00000000" w:rsidRPr="00000000">
              <w:rPr>
                <w:rFonts w:ascii="Arial" w:cs="Arial" w:eastAsia="Arial" w:hAnsi="Arial"/>
                <w:i w:val="0"/>
                <w:iCs w:val="0"/>
                <w:color w:val="333333"/>
                <w:sz w:val="20"/>
                <w:szCs w:val="20"/>
                <w:rtl w:val="0"/>
              </w:rPr>
              <w:t xml:space="preserve">AuScope Geochemistry Network (AGN)</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1D">
            <w:pPr>
              <w:widowControl w:val="1"/>
              <w:spacing w:after="0" w:before="104" w:line="233" w:lineRule="auto"/>
              <w:ind w:left="124" w:right="0" w:firstLine="0"/>
              <w:jc w:val="left"/>
              <w:rPr>
                <w:rFonts w:ascii="Arial" w:cs="Arial" w:eastAsia="Arial" w:hAnsi="Arial"/>
              </w:rPr>
            </w:pPr>
            <w:r w:rsidDel="00000000" w:rsidR="00000000" w:rsidRPr="00000000">
              <w:rPr>
                <w:rFonts w:ascii="Arial" w:cs="Arial" w:eastAsia="Arial" w:hAnsi="Arial"/>
                <w:b w:val="1"/>
                <w:bCs w:val="1"/>
                <w:i w:val="0"/>
                <w:iCs w:val="0"/>
                <w:color w:val="1f4e78"/>
                <w:sz w:val="20"/>
                <w:szCs w:val="20"/>
                <w:rtl w:val="0"/>
              </w:rPr>
              <w:t xml:space="preserve">Funding Body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E">
            <w:pPr>
              <w:widowControl w:val="1"/>
              <w:spacing w:after="0" w:before="104" w:line="233" w:lineRule="auto"/>
              <w:ind w:left="120" w:right="0" w:firstLine="0"/>
              <w:jc w:val="left"/>
              <w:rPr>
                <w:rFonts w:ascii="Arial" w:cs="Arial" w:eastAsia="Arial" w:hAnsi="Arial"/>
              </w:rPr>
            </w:pPr>
            <w:r w:rsidDel="00000000" w:rsidR="00000000" w:rsidRPr="00000000">
              <w:rPr>
                <w:rFonts w:ascii="Arial" w:cs="Arial" w:eastAsia="Arial" w:hAnsi="Arial"/>
                <w:i w:val="0"/>
                <w:iCs w:val="0"/>
                <w:color w:val="333333"/>
                <w:sz w:val="20"/>
                <w:szCs w:val="20"/>
                <w:rtl w:val="0"/>
              </w:rPr>
              <w:t xml:space="preserve">NCRIS (National Collaborative Research Infrastructure Strategy)</w:t>
            </w:r>
            <w:r w:rsidDel="00000000" w:rsidR="00000000" w:rsidRPr="00000000">
              <w:rPr>
                <w:rtl w:val="0"/>
              </w:rPr>
            </w:r>
          </w:p>
        </w:tc>
      </w:tr>
      <w:tr>
        <w:trPr>
          <w:cantSplit w:val="0"/>
          <w:trHeight w:val="466" w:hRule="atLeast"/>
          <w:tblHeader w:val="0"/>
        </w:trPr>
        <w:tc>
          <w:tcPr>
            <w:tcBorders>
              <w:top w:color="000000" w:space="0" w:sz="0" w:val="nil"/>
              <w:bottom w:color="000000" w:space="0" w:sz="0" w:val="nil"/>
            </w:tcBorders>
          </w:tcPr>
          <w:p w:rsidR="00000000" w:rsidDel="00000000" w:rsidP="00000000" w:rsidRDefault="00000000" w:rsidRPr="00000000" w14:paraId="0000001F">
            <w:pPr>
              <w:widowControl w:val="1"/>
              <w:spacing w:after="0" w:before="104" w:line="233" w:lineRule="auto"/>
              <w:ind w:left="124" w:right="0" w:firstLine="0"/>
              <w:jc w:val="left"/>
              <w:rPr>
                <w:rFonts w:ascii="Arial" w:cs="Arial" w:eastAsia="Arial" w:hAnsi="Arial"/>
              </w:rPr>
            </w:pPr>
            <w:r w:rsidDel="00000000" w:rsidR="00000000" w:rsidRPr="00000000">
              <w:rPr>
                <w:rFonts w:ascii="Arial" w:cs="Arial" w:eastAsia="Arial" w:hAnsi="Arial"/>
                <w:b w:val="1"/>
                <w:bCs w:val="1"/>
                <w:i w:val="0"/>
                <w:iCs w:val="0"/>
                <w:color w:val="1f4e78"/>
                <w:sz w:val="20"/>
                <w:szCs w:val="20"/>
                <w:rtl w:val="0"/>
              </w:rPr>
              <w:t xml:space="preserve">Contract Value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0">
            <w:pPr>
              <w:widowControl w:val="1"/>
              <w:spacing w:after="0" w:before="104" w:line="233" w:lineRule="auto"/>
              <w:ind w:left="0" w:right="0" w:firstLine="0"/>
              <w:jc w:val="center"/>
              <w:rPr>
                <w:rFonts w:ascii="Arial" w:cs="Arial" w:eastAsia="Arial" w:hAnsi="Arial"/>
              </w:rPr>
            </w:pPr>
            <w:r w:rsidDel="00000000" w:rsidR="00000000" w:rsidRPr="00000000">
              <w:rPr>
                <w:rFonts w:ascii="Arial" w:cs="Arial" w:eastAsia="Arial" w:hAnsi="Arial"/>
                <w:i w:val="0"/>
                <w:iCs w:val="0"/>
                <w:color w:val="333333"/>
                <w:sz w:val="20"/>
                <w:szCs w:val="20"/>
                <w:rtl w:val="0"/>
              </w:rPr>
              <w:t xml:space="preserve">$2,900,000 AUD (Initial: $450,000 Opportunity Fund 2021; Current Program: $19 million)</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21">
            <w:pPr>
              <w:widowControl w:val="1"/>
              <w:spacing w:after="0" w:before="102" w:line="233" w:lineRule="auto"/>
              <w:ind w:left="124" w:right="0" w:firstLine="0"/>
              <w:jc w:val="left"/>
              <w:rPr>
                <w:rFonts w:ascii="Arial" w:cs="Arial" w:eastAsia="Arial" w:hAnsi="Arial"/>
              </w:rPr>
            </w:pPr>
            <w:r w:rsidDel="00000000" w:rsidR="00000000" w:rsidRPr="00000000">
              <w:rPr>
                <w:rFonts w:ascii="Arial" w:cs="Arial" w:eastAsia="Arial" w:hAnsi="Arial"/>
                <w:b w:val="1"/>
                <w:bCs w:val="1"/>
                <w:i w:val="0"/>
                <w:iCs w:val="0"/>
                <w:color w:val="1f4e78"/>
                <w:sz w:val="20"/>
                <w:szCs w:val="20"/>
                <w:rtl w:val="0"/>
              </w:rPr>
              <w:t xml:space="preserve">Contract Duration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2">
            <w:pPr>
              <w:widowControl w:val="1"/>
              <w:spacing w:after="0" w:before="102" w:line="233" w:lineRule="auto"/>
              <w:ind w:left="120" w:right="0" w:firstLine="0"/>
              <w:jc w:val="left"/>
              <w:rPr>
                <w:rFonts w:ascii="Arial" w:cs="Arial" w:eastAsia="Arial" w:hAnsi="Arial"/>
              </w:rPr>
            </w:pPr>
            <w:r w:rsidDel="00000000" w:rsidR="00000000" w:rsidRPr="00000000">
              <w:rPr>
                <w:rFonts w:ascii="Arial" w:cs="Arial" w:eastAsia="Arial" w:hAnsi="Arial"/>
                <w:i w:val="0"/>
                <w:iCs w:val="0"/>
                <w:color w:val="333333"/>
                <w:sz w:val="20"/>
                <w:szCs w:val="20"/>
                <w:rtl w:val="0"/>
              </w:rPr>
              <w:t xml:space="preserve">2019 – 2025 (ongoing)</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23">
            <w:pPr>
              <w:widowControl w:val="1"/>
              <w:spacing w:after="0" w:before="102" w:line="233" w:lineRule="auto"/>
              <w:ind w:left="124" w:right="0" w:firstLine="0"/>
              <w:jc w:val="left"/>
              <w:rPr>
                <w:rFonts w:ascii="Arial" w:cs="Arial" w:eastAsia="Arial" w:hAnsi="Arial"/>
              </w:rPr>
            </w:pPr>
            <w:r w:rsidDel="00000000" w:rsidR="00000000" w:rsidRPr="00000000">
              <w:rPr>
                <w:rFonts w:ascii="Arial" w:cs="Arial" w:eastAsia="Arial" w:hAnsi="Arial"/>
                <w:b w:val="1"/>
                <w:bCs w:val="1"/>
                <w:i w:val="0"/>
                <w:iCs w:val="0"/>
                <w:color w:val="1f4e78"/>
                <w:sz w:val="20"/>
                <w:szCs w:val="20"/>
                <w:rtl w:val="0"/>
              </w:rPr>
              <w:t xml:space="preserve">Start Date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4">
            <w:pPr>
              <w:widowControl w:val="1"/>
              <w:spacing w:after="0" w:before="102" w:line="233" w:lineRule="auto"/>
              <w:ind w:left="120" w:right="0" w:firstLine="0"/>
              <w:jc w:val="left"/>
              <w:rPr>
                <w:rFonts w:ascii="Arial" w:cs="Arial" w:eastAsia="Arial" w:hAnsi="Arial"/>
              </w:rPr>
            </w:pPr>
            <w:r w:rsidDel="00000000" w:rsidR="00000000" w:rsidRPr="00000000">
              <w:rPr>
                <w:rFonts w:ascii="Arial" w:cs="Arial" w:eastAsia="Arial" w:hAnsi="Arial"/>
                <w:i w:val="0"/>
                <w:iCs w:val="0"/>
                <w:color w:val="333333"/>
                <w:sz w:val="20"/>
                <w:szCs w:val="20"/>
                <w:rtl w:val="0"/>
              </w:rPr>
              <w:t xml:space="preserve">October 2019</w:t>
            </w:r>
            <w:r w:rsidDel="00000000" w:rsidR="00000000" w:rsidRPr="00000000">
              <w:rPr>
                <w:rtl w:val="0"/>
              </w:rPr>
            </w:r>
          </w:p>
        </w:tc>
      </w:tr>
      <w:tr>
        <w:trPr>
          <w:cantSplit w:val="0"/>
          <w:trHeight w:val="464" w:hRule="atLeast"/>
          <w:tblHeader w:val="0"/>
        </w:trPr>
        <w:tc>
          <w:tcPr>
            <w:tcBorders>
              <w:top w:color="000000" w:space="0" w:sz="0" w:val="nil"/>
              <w:bottom w:color="000000" w:space="0" w:sz="0" w:val="nil"/>
            </w:tcBorders>
          </w:tcPr>
          <w:p w:rsidR="00000000" w:rsidDel="00000000" w:rsidP="00000000" w:rsidRDefault="00000000" w:rsidRPr="00000000" w14:paraId="00000025">
            <w:pPr>
              <w:widowControl w:val="1"/>
              <w:spacing w:after="0" w:before="102" w:line="233" w:lineRule="auto"/>
              <w:ind w:left="124" w:right="0" w:firstLine="0"/>
              <w:jc w:val="left"/>
              <w:rPr>
                <w:rFonts w:ascii="Arial" w:cs="Arial" w:eastAsia="Arial" w:hAnsi="Arial"/>
              </w:rPr>
            </w:pPr>
            <w:r w:rsidDel="00000000" w:rsidR="00000000" w:rsidRPr="00000000">
              <w:rPr>
                <w:rFonts w:ascii="Arial" w:cs="Arial" w:eastAsia="Arial" w:hAnsi="Arial"/>
                <w:b w:val="1"/>
                <w:bCs w:val="1"/>
                <w:i w:val="0"/>
                <w:iCs w:val="0"/>
                <w:color w:val="1f4e78"/>
                <w:sz w:val="20"/>
                <w:szCs w:val="20"/>
                <w:rtl w:val="0"/>
              </w:rPr>
              <w:t xml:space="preserve">Delivery/Completion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6">
            <w:pPr>
              <w:widowControl w:val="1"/>
              <w:spacing w:after="0" w:before="102" w:line="233" w:lineRule="auto"/>
              <w:ind w:left="120" w:right="0" w:firstLine="0"/>
              <w:jc w:val="left"/>
              <w:rPr>
                <w:rFonts w:ascii="Arial" w:cs="Arial" w:eastAsia="Arial" w:hAnsi="Arial"/>
              </w:rPr>
            </w:pPr>
            <w:r w:rsidDel="00000000" w:rsidR="00000000" w:rsidRPr="00000000">
              <w:rPr>
                <w:rFonts w:ascii="Arial" w:cs="Arial" w:eastAsia="Arial" w:hAnsi="Arial"/>
                <w:i w:val="0"/>
                <w:iCs w:val="0"/>
                <w:color w:val="333333"/>
                <w:sz w:val="20"/>
                <w:szCs w:val="20"/>
                <w:rtl w:val="0"/>
              </w:rPr>
              <w:t xml:space="preserve">Ongoing (continuous development and expansion)</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27">
            <w:pPr>
              <w:widowControl w:val="1"/>
              <w:spacing w:after="0" w:before="104" w:line="233" w:lineRule="auto"/>
              <w:ind w:left="124" w:right="0" w:firstLine="0"/>
              <w:jc w:val="left"/>
              <w:rPr>
                <w:rFonts w:ascii="Arial" w:cs="Arial" w:eastAsia="Arial" w:hAnsi="Arial"/>
              </w:rPr>
            </w:pPr>
            <w:r w:rsidDel="00000000" w:rsidR="00000000" w:rsidRPr="00000000">
              <w:rPr>
                <w:rFonts w:ascii="Arial" w:cs="Arial" w:eastAsia="Arial" w:hAnsi="Arial"/>
                <w:b w:val="1"/>
                <w:bCs w:val="1"/>
                <w:i w:val="0"/>
                <w:iCs w:val="0"/>
                <w:color w:val="1f4e78"/>
                <w:sz w:val="20"/>
                <w:szCs w:val="20"/>
                <w:rtl w:val="0"/>
              </w:rPr>
              <w:t xml:space="preserve">Project Lead (Lithodat)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8">
            <w:pPr>
              <w:widowControl w:val="1"/>
              <w:spacing w:after="0" w:before="104" w:line="233" w:lineRule="auto"/>
              <w:ind w:left="120" w:right="0" w:firstLine="0"/>
              <w:jc w:val="left"/>
              <w:rPr>
                <w:rFonts w:ascii="Arial" w:cs="Arial" w:eastAsia="Arial" w:hAnsi="Arial"/>
              </w:rPr>
            </w:pPr>
            <w:r w:rsidDel="00000000" w:rsidR="00000000" w:rsidRPr="00000000">
              <w:rPr>
                <w:rFonts w:ascii="Arial" w:cs="Arial" w:eastAsia="Arial" w:hAnsi="Arial"/>
                <w:i w:val="0"/>
                <w:iCs w:val="0"/>
                <w:color w:val="333333"/>
                <w:sz w:val="20"/>
                <w:szCs w:val="20"/>
                <w:rtl w:val="0"/>
              </w:rPr>
              <w:t xml:space="preserve">Dr. Fabian Kohlmann – Managing Director</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29">
            <w:pPr>
              <w:widowControl w:val="1"/>
              <w:spacing w:after="0" w:before="104" w:line="233" w:lineRule="auto"/>
              <w:ind w:left="124" w:right="0" w:firstLine="0"/>
              <w:jc w:val="left"/>
              <w:rPr>
                <w:rFonts w:ascii="Arial" w:cs="Arial" w:eastAsia="Arial" w:hAnsi="Arial"/>
              </w:rPr>
            </w:pPr>
            <w:r w:rsidDel="00000000" w:rsidR="00000000" w:rsidRPr="00000000">
              <w:rPr>
                <w:rFonts w:ascii="Arial" w:cs="Arial" w:eastAsia="Arial" w:hAnsi="Arial"/>
                <w:b w:val="1"/>
                <w:bCs w:val="1"/>
                <w:i w:val="0"/>
                <w:iCs w:val="0"/>
                <w:color w:val="1f4e78"/>
                <w:sz w:val="20"/>
                <w:szCs w:val="20"/>
                <w:rtl w:val="0"/>
              </w:rPr>
              <w:t xml:space="preserve">Technical Lead (Lithodat)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A">
            <w:pPr>
              <w:widowControl w:val="1"/>
              <w:spacing w:after="0" w:before="104" w:line="233" w:lineRule="auto"/>
              <w:ind w:left="120" w:right="0" w:firstLine="0"/>
              <w:jc w:val="left"/>
              <w:rPr>
                <w:rFonts w:ascii="Arial" w:cs="Arial" w:eastAsia="Arial" w:hAnsi="Arial"/>
              </w:rPr>
            </w:pPr>
            <w:r w:rsidDel="00000000" w:rsidR="00000000" w:rsidRPr="00000000">
              <w:rPr>
                <w:rFonts w:ascii="Arial" w:cs="Arial" w:eastAsia="Arial" w:hAnsi="Arial"/>
                <w:i w:val="0"/>
                <w:iCs w:val="0"/>
                <w:color w:val="333333"/>
                <w:sz w:val="20"/>
                <w:szCs w:val="20"/>
                <w:rtl w:val="0"/>
              </w:rPr>
              <w:t xml:space="preserve">Wayne Noble – Technical Director</w:t>
            </w:r>
            <w:r w:rsidDel="00000000" w:rsidR="00000000" w:rsidRPr="00000000">
              <w:rPr>
                <w:rtl w:val="0"/>
              </w:rPr>
            </w:r>
          </w:p>
        </w:tc>
      </w:tr>
      <w:tr>
        <w:trPr>
          <w:cantSplit w:val="0"/>
          <w:trHeight w:val="466" w:hRule="atLeast"/>
          <w:tblHeader w:val="0"/>
        </w:trPr>
        <w:tc>
          <w:tcPr>
            <w:tcBorders>
              <w:top w:color="000000" w:space="0" w:sz="0" w:val="nil"/>
              <w:bottom w:color="000000" w:space="0" w:sz="0" w:val="nil"/>
            </w:tcBorders>
          </w:tcPr>
          <w:p w:rsidR="00000000" w:rsidDel="00000000" w:rsidP="00000000" w:rsidRDefault="00000000" w:rsidRPr="00000000" w14:paraId="0000002B">
            <w:pPr>
              <w:widowControl w:val="1"/>
              <w:spacing w:after="0" w:before="104" w:line="233" w:lineRule="auto"/>
              <w:ind w:left="0" w:right="0" w:firstLine="0"/>
              <w:jc w:val="center"/>
              <w:rPr>
                <w:rFonts w:ascii="Arial" w:cs="Arial" w:eastAsia="Arial" w:hAnsi="Arial"/>
              </w:rPr>
            </w:pPr>
            <w:r w:rsidDel="00000000" w:rsidR="00000000" w:rsidRPr="00000000">
              <w:rPr>
                <w:rFonts w:ascii="Arial" w:cs="Arial" w:eastAsia="Arial" w:hAnsi="Arial"/>
                <w:b w:val="1"/>
                <w:bCs w:val="1"/>
                <w:i w:val="0"/>
                <w:iCs w:val="0"/>
                <w:color w:val="1f4e78"/>
                <w:sz w:val="20"/>
                <w:szCs w:val="20"/>
                <w:rtl w:val="0"/>
              </w:rPr>
              <w:t xml:space="preserve">Operations Lead (Lithodat)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C">
            <w:pPr>
              <w:widowControl w:val="1"/>
              <w:spacing w:after="0" w:before="104" w:line="233" w:lineRule="auto"/>
              <w:ind w:left="120" w:right="0" w:firstLine="0"/>
              <w:jc w:val="left"/>
              <w:rPr>
                <w:rFonts w:ascii="Arial" w:cs="Arial" w:eastAsia="Arial" w:hAnsi="Arial"/>
              </w:rPr>
            </w:pPr>
            <w:r w:rsidDel="00000000" w:rsidR="00000000" w:rsidRPr="00000000">
              <w:rPr>
                <w:rFonts w:ascii="Arial" w:cs="Arial" w:eastAsia="Arial" w:hAnsi="Arial"/>
                <w:i w:val="0"/>
                <w:iCs w:val="0"/>
                <w:color w:val="333333"/>
                <w:sz w:val="20"/>
                <w:szCs w:val="20"/>
                <w:rtl w:val="0"/>
              </w:rPr>
              <w:t xml:space="preserve">Moritz Theile – Operations Director</w:t>
            </w:r>
            <w:r w:rsidDel="00000000" w:rsidR="00000000" w:rsidRPr="00000000">
              <w:rPr>
                <w:rtl w:val="0"/>
              </w:rPr>
            </w:r>
          </w:p>
        </w:tc>
      </w:tr>
      <w:tr>
        <w:trPr>
          <w:cantSplit w:val="0"/>
          <w:trHeight w:val="1034" w:hRule="atLeast"/>
          <w:tblHeader w:val="0"/>
        </w:trPr>
        <w:tc>
          <w:tcPr>
            <w:tcBorders>
              <w:top w:color="000000" w:space="0" w:sz="0" w:val="nil"/>
              <w:bottom w:color="000000" w:space="0" w:sz="0" w:val="nil"/>
            </w:tcBorders>
          </w:tcPr>
          <w:p w:rsidR="00000000" w:rsidDel="00000000" w:rsidP="00000000" w:rsidRDefault="00000000" w:rsidRPr="00000000" w14:paraId="0000002D">
            <w:pPr>
              <w:widowControl w:val="1"/>
              <w:spacing w:after="0" w:before="390" w:line="233" w:lineRule="auto"/>
              <w:ind w:left="124" w:right="0" w:firstLine="0"/>
              <w:jc w:val="left"/>
              <w:rPr>
                <w:rFonts w:ascii="Arial" w:cs="Arial" w:eastAsia="Arial" w:hAnsi="Arial"/>
              </w:rPr>
            </w:pPr>
            <w:r w:rsidDel="00000000" w:rsidR="00000000" w:rsidRPr="00000000">
              <w:rPr>
                <w:rFonts w:ascii="Arial" w:cs="Arial" w:eastAsia="Arial" w:hAnsi="Arial"/>
                <w:b w:val="1"/>
                <w:bCs w:val="1"/>
                <w:i w:val="0"/>
                <w:iCs w:val="0"/>
                <w:color w:val="1f4e78"/>
                <w:sz w:val="20"/>
                <w:szCs w:val="20"/>
                <w:rtl w:val="0"/>
              </w:rPr>
              <w:t xml:space="preserve">Reference Contact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E">
            <w:pPr>
              <w:widowControl w:val="1"/>
              <w:spacing w:after="0" w:before="104" w:line="276" w:lineRule="auto"/>
              <w:ind w:left="120" w:right="3888" w:firstLine="0"/>
              <w:jc w:val="left"/>
              <w:rPr>
                <w:rFonts w:ascii="Arial" w:cs="Arial" w:eastAsia="Arial" w:hAnsi="Arial"/>
              </w:rPr>
            </w:pPr>
            <w:r w:rsidDel="00000000" w:rsidR="00000000" w:rsidRPr="00000000">
              <w:rPr>
                <w:rFonts w:ascii="Arial" w:cs="Arial" w:eastAsia="Arial" w:hAnsi="Arial"/>
                <w:i w:val="0"/>
                <w:iCs w:val="0"/>
                <w:color w:val="333333"/>
                <w:sz w:val="20"/>
                <w:szCs w:val="20"/>
                <w:rtl w:val="0"/>
              </w:rPr>
              <w:t xml:space="preserve">Professor Brent McInnes </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color w:val="333333"/>
                <w:sz w:val="20"/>
                <w:szCs w:val="20"/>
                <w:rtl w:val="0"/>
              </w:rPr>
              <w:t xml:space="preserve">AuScope Earthbank Director, Curtin University Email: b.mcinnes@curtin.edu.au</w:t>
            </w:r>
            <w:r w:rsidDel="00000000" w:rsidR="00000000" w:rsidRPr="00000000">
              <w:rPr>
                <w:rtl w:val="0"/>
              </w:rPr>
            </w:r>
          </w:p>
        </w:tc>
      </w:tr>
    </w:tbl>
    <w:p w:rsidR="00000000" w:rsidDel="00000000" w:rsidP="00000000" w:rsidRDefault="00000000" w:rsidRPr="00000000" w14:paraId="0000002F">
      <w:pPr>
        <w:widowControl w:val="1"/>
        <w:spacing w:after="258" w:before="274" w:line="235" w:lineRule="auto"/>
        <w:ind w:left="452" w:right="0" w:firstLine="0"/>
        <w:jc w:val="left"/>
        <w:rPr>
          <w:rFonts w:ascii="Arial" w:cs="Arial" w:eastAsia="Arial" w:hAnsi="Arial"/>
        </w:rPr>
      </w:pPr>
      <w:r w:rsidDel="00000000" w:rsidR="00000000" w:rsidRPr="00000000">
        <w:rPr>
          <w:rFonts w:ascii="Arial" w:cs="Arial" w:eastAsia="Arial" w:hAnsi="Arial"/>
          <w:b w:val="1"/>
          <w:bCs w:val="1"/>
          <w:i w:val="0"/>
          <w:iCs w:val="0"/>
          <w:color w:val="1f4e78"/>
          <w:sz w:val="26"/>
          <w:szCs w:val="26"/>
          <w:rtl w:val="0"/>
        </w:rPr>
        <w:t xml:space="preserve">4. Key Platform Statistics</w:t>
      </w:r>
      <w:r w:rsidDel="00000000" w:rsidR="00000000" w:rsidRPr="00000000">
        <w:rPr>
          <w:rtl w:val="0"/>
        </w:rPr>
      </w:r>
    </w:p>
    <w:tbl>
      <w:tblPr>
        <w:tblStyle w:val="Table3"/>
        <w:tblW w:w="9018.0" w:type="dxa"/>
        <w:jc w:val="left"/>
        <w:tblInd w:w="343.0" w:type="dxa"/>
        <w:tblLayout w:type="fixed"/>
        <w:tblLook w:val="0400"/>
      </w:tblPr>
      <w:tblGrid>
        <w:gridCol w:w="3006"/>
        <w:gridCol w:w="3006"/>
        <w:gridCol w:w="3006"/>
        <w:tblGridChange w:id="0">
          <w:tblGrid>
            <w:gridCol w:w="3006"/>
            <w:gridCol w:w="3006"/>
            <w:gridCol w:w="3006"/>
          </w:tblGrid>
        </w:tblGridChange>
      </w:tblGrid>
      <w:tr>
        <w:trPr>
          <w:cantSplit w:val="0"/>
          <w:trHeight w:val="466" w:hRule="atLeast"/>
          <w:tblHeader w:val="0"/>
        </w:trPr>
        <w:tc>
          <w:tcPr>
            <w:tcBorders>
              <w:top w:color="000000" w:space="0" w:sz="0" w:val="nil"/>
              <w:bottom w:color="000000" w:space="0" w:sz="0" w:val="nil"/>
            </w:tcBorders>
          </w:tcPr>
          <w:p w:rsidR="00000000" w:rsidDel="00000000" w:rsidP="00000000" w:rsidRDefault="00000000" w:rsidRPr="00000000" w14:paraId="00000030">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ababab"/>
                <w:sz w:val="20"/>
                <w:szCs w:val="20"/>
                <w:rtl w:val="0"/>
              </w:rPr>
              <w:t xml:space="preserve">Metric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1">
            <w:pPr>
              <w:widowControl w:val="1"/>
              <w:spacing w:after="0" w:before="104" w:line="233" w:lineRule="auto"/>
              <w:ind w:left="120" w:right="0" w:firstLine="0"/>
              <w:jc w:val="left"/>
              <w:rPr/>
            </w:pPr>
            <w:r w:rsidDel="00000000" w:rsidR="00000000" w:rsidRPr="00000000">
              <w:rPr>
                <w:rFonts w:ascii="Arial" w:cs="Arial" w:eastAsia="Arial" w:hAnsi="Arial"/>
                <w:b w:val="1"/>
                <w:bCs w:val="1"/>
                <w:i w:val="0"/>
                <w:iCs w:val="0"/>
                <w:color w:val="ababab"/>
                <w:sz w:val="20"/>
                <w:szCs w:val="20"/>
                <w:rtl w:val="0"/>
              </w:rPr>
              <w:t xml:space="preserve">Value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2">
            <w:pPr>
              <w:widowControl w:val="1"/>
              <w:spacing w:after="0" w:before="104" w:line="233" w:lineRule="auto"/>
              <w:ind w:left="114" w:right="0" w:firstLine="0"/>
              <w:jc w:val="left"/>
              <w:rPr/>
            </w:pPr>
            <w:r w:rsidDel="00000000" w:rsidR="00000000" w:rsidRPr="00000000">
              <w:rPr>
                <w:rFonts w:ascii="Arial" w:cs="Arial" w:eastAsia="Arial" w:hAnsi="Arial"/>
                <w:b w:val="1"/>
                <w:bCs w:val="1"/>
                <w:i w:val="0"/>
                <w:iCs w:val="0"/>
                <w:color w:val="ababab"/>
                <w:sz w:val="20"/>
                <w:szCs w:val="20"/>
                <w:rtl w:val="0"/>
              </w:rPr>
              <w:t xml:space="preserve">Significance for GDAC-SA</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33">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Analytical Results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4">
            <w:pPr>
              <w:widowControl w:val="1"/>
              <w:spacing w:after="0" w:before="104" w:line="233" w:lineRule="auto"/>
              <w:ind w:left="120" w:right="0" w:firstLine="0"/>
              <w:jc w:val="left"/>
              <w:rPr/>
            </w:pPr>
            <w:r w:rsidDel="00000000" w:rsidR="00000000" w:rsidRPr="00000000">
              <w:rPr>
                <w:rFonts w:ascii="Arial" w:cs="Arial" w:eastAsia="Arial" w:hAnsi="Arial"/>
                <w:b w:val="0"/>
                <w:bCs w:val="0"/>
                <w:i w:val="0"/>
                <w:iCs w:val="0"/>
                <w:color w:val="333333"/>
                <w:sz w:val="20"/>
                <w:szCs w:val="20"/>
                <w:rtl w:val="0"/>
              </w:rPr>
              <w:t xml:space="preserve">&gt;12 million integrated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5">
            <w:pPr>
              <w:widowControl w:val="1"/>
              <w:spacing w:after="0" w:before="104" w:line="233" w:lineRule="auto"/>
              <w:ind w:left="114" w:right="0" w:firstLine="0"/>
              <w:jc w:val="left"/>
              <w:rPr/>
            </w:pPr>
            <w:r w:rsidDel="00000000" w:rsidR="00000000" w:rsidRPr="00000000">
              <w:rPr>
                <w:rFonts w:ascii="Arial" w:cs="Arial" w:eastAsia="Arial" w:hAnsi="Arial"/>
                <w:b w:val="0"/>
                <w:bCs w:val="0"/>
                <w:i w:val="0"/>
                <w:iCs w:val="0"/>
                <w:color w:val="333333"/>
                <w:sz w:val="20"/>
                <w:szCs w:val="20"/>
                <w:rtl w:val="0"/>
              </w:rPr>
              <w:t xml:space="preserve">Proven capability handling massive datasets</w:t>
            </w:r>
            <w:r w:rsidDel="00000000" w:rsidR="00000000" w:rsidRPr="00000000">
              <w:rPr>
                <w:rtl w:val="0"/>
              </w:rPr>
            </w:r>
          </w:p>
        </w:tc>
      </w:tr>
      <w:tr>
        <w:trPr>
          <w:cantSplit w:val="0"/>
          <w:trHeight w:val="460" w:hRule="atLeast"/>
          <w:tblHeader w:val="0"/>
        </w:trPr>
        <w:tc>
          <w:tcPr>
            <w:tcBorders>
              <w:top w:color="000000" w:space="0" w:sz="0" w:val="nil"/>
              <w:bottom w:color="000000" w:space="0" w:sz="0" w:val="nil"/>
            </w:tcBorders>
          </w:tcPr>
          <w:p w:rsidR="00000000" w:rsidDel="00000000" w:rsidP="00000000" w:rsidRDefault="00000000" w:rsidRPr="00000000" w14:paraId="00000036">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Registered Samples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7">
            <w:pPr>
              <w:widowControl w:val="1"/>
              <w:spacing w:after="0" w:before="104" w:line="233" w:lineRule="auto"/>
              <w:ind w:left="120" w:right="0" w:firstLine="0"/>
              <w:jc w:val="left"/>
              <w:rPr/>
            </w:pPr>
            <w:r w:rsidDel="00000000" w:rsidR="00000000" w:rsidRPr="00000000">
              <w:rPr>
                <w:rFonts w:ascii="Arial" w:cs="Arial" w:eastAsia="Arial" w:hAnsi="Arial"/>
                <w:b w:val="0"/>
                <w:bCs w:val="0"/>
                <w:i w:val="0"/>
                <w:iCs w:val="0"/>
                <w:color w:val="333333"/>
                <w:sz w:val="20"/>
                <w:szCs w:val="20"/>
                <w:rtl w:val="0"/>
              </w:rPr>
              <w:t xml:space="preserve">350,000+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8">
            <w:pPr>
              <w:widowControl w:val="1"/>
              <w:spacing w:after="0" w:before="104" w:line="233" w:lineRule="auto"/>
              <w:ind w:left="114" w:right="0" w:firstLine="0"/>
              <w:jc w:val="left"/>
              <w:rPr/>
            </w:pPr>
            <w:r w:rsidDel="00000000" w:rsidR="00000000" w:rsidRPr="00000000">
              <w:rPr>
                <w:rFonts w:ascii="Arial" w:cs="Arial" w:eastAsia="Arial" w:hAnsi="Arial"/>
                <w:b w:val="0"/>
                <w:bCs w:val="0"/>
                <w:i w:val="0"/>
                <w:iCs w:val="0"/>
                <w:color w:val="333333"/>
                <w:sz w:val="20"/>
                <w:szCs w:val="20"/>
                <w:rtl w:val="0"/>
              </w:rPr>
              <w:t xml:space="preserve">Sample tracking and provenance at national scale</w:t>
            </w:r>
            <w:r w:rsidDel="00000000" w:rsidR="00000000" w:rsidRPr="00000000">
              <w:rPr>
                <w:rtl w:val="0"/>
              </w:rPr>
            </w:r>
          </w:p>
        </w:tc>
      </w:tr>
    </w:tbl>
    <w:p w:rsidR="00000000" w:rsidDel="00000000" w:rsidP="00000000" w:rsidRDefault="00000000" w:rsidRPr="00000000" w14:paraId="00000039">
      <w:pPr>
        <w:widowControl w:val="1"/>
        <w:spacing w:after="0" w:before="0" w:line="14.399999999999999" w:lineRule="auto"/>
        <w:ind w:left="0" w:right="0" w:firstLine="0"/>
        <w:rPr/>
        <w:sectPr>
          <w:pgSz w:h="16838" w:w="11899" w:orient="portrait"/>
          <w:pgMar w:bottom="342" w:top="338" w:left="0" w:right="0" w:header="720" w:footer="720"/>
          <w:pgNumType w:start="1"/>
        </w:sectPr>
      </w:pPr>
      <w:r w:rsidDel="00000000" w:rsidR="00000000" w:rsidRPr="00000000">
        <w:rPr>
          <w:rtl w:val="0"/>
        </w:rPr>
      </w:r>
    </w:p>
    <w:p w:rsidR="00000000" w:rsidDel="00000000" w:rsidP="00000000" w:rsidRDefault="00000000" w:rsidRPr="00000000" w14:paraId="0000003A">
      <w:pPr>
        <w:widowControl w:val="1"/>
        <w:spacing w:after="118" w:before="0" w:line="220" w:lineRule="auto"/>
        <w:ind w:left="0" w:right="0" w:firstLine="0"/>
        <w:rPr/>
      </w:pPr>
      <w:r w:rsidDel="00000000" w:rsidR="00000000" w:rsidRPr="00000000">
        <w:rPr>
          <w:rtl w:val="0"/>
        </w:rPr>
      </w:r>
    </w:p>
    <w:tbl>
      <w:tblPr>
        <w:tblStyle w:val="Table4"/>
        <w:tblW w:w="9018.0" w:type="dxa"/>
        <w:jc w:val="left"/>
        <w:tblInd w:w="343.0" w:type="dxa"/>
        <w:tblLayout w:type="fixed"/>
        <w:tblLook w:val="0400"/>
      </w:tblPr>
      <w:tblGrid>
        <w:gridCol w:w="3006"/>
        <w:gridCol w:w="3006"/>
        <w:gridCol w:w="3006"/>
        <w:tblGridChange w:id="0">
          <w:tblGrid>
            <w:gridCol w:w="3006"/>
            <w:gridCol w:w="3006"/>
            <w:gridCol w:w="3006"/>
          </w:tblGrid>
        </w:tblGridChange>
      </w:tblGrid>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3B">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ababab"/>
                <w:sz w:val="20"/>
                <w:szCs w:val="20"/>
                <w:rtl w:val="0"/>
              </w:rPr>
              <w:t xml:space="preserve">Metric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C">
            <w:pPr>
              <w:widowControl w:val="1"/>
              <w:spacing w:after="0" w:before="104" w:line="233" w:lineRule="auto"/>
              <w:ind w:left="120" w:right="0" w:firstLine="0"/>
              <w:jc w:val="left"/>
              <w:rPr/>
            </w:pPr>
            <w:r w:rsidDel="00000000" w:rsidR="00000000" w:rsidRPr="00000000">
              <w:rPr>
                <w:rFonts w:ascii="Arial" w:cs="Arial" w:eastAsia="Arial" w:hAnsi="Arial"/>
                <w:b w:val="1"/>
                <w:bCs w:val="1"/>
                <w:i w:val="0"/>
                <w:iCs w:val="0"/>
                <w:color w:val="ababab"/>
                <w:sz w:val="20"/>
                <w:szCs w:val="20"/>
                <w:rtl w:val="0"/>
              </w:rPr>
              <w:t xml:space="preserve">Value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D">
            <w:pPr>
              <w:widowControl w:val="1"/>
              <w:spacing w:after="0" w:before="104" w:line="233" w:lineRule="auto"/>
              <w:ind w:left="114" w:right="0" w:firstLine="0"/>
              <w:jc w:val="left"/>
              <w:rPr/>
            </w:pPr>
            <w:r w:rsidDel="00000000" w:rsidR="00000000" w:rsidRPr="00000000">
              <w:rPr>
                <w:rFonts w:ascii="Arial" w:cs="Arial" w:eastAsia="Arial" w:hAnsi="Arial"/>
                <w:b w:val="1"/>
                <w:bCs w:val="1"/>
                <w:i w:val="0"/>
                <w:iCs w:val="0"/>
                <w:color w:val="ababab"/>
                <w:sz w:val="20"/>
                <w:szCs w:val="20"/>
                <w:rtl w:val="0"/>
              </w:rPr>
              <w:t xml:space="preserve">Significance for GDAC-SA</w:t>
            </w:r>
            <w:r w:rsidDel="00000000" w:rsidR="00000000" w:rsidRPr="00000000">
              <w:rPr>
                <w:rtl w:val="0"/>
              </w:rPr>
            </w:r>
          </w:p>
        </w:tc>
      </w:tr>
      <w:tr>
        <w:trPr>
          <w:cantSplit w:val="0"/>
          <w:trHeight w:val="466" w:hRule="atLeast"/>
          <w:tblHeader w:val="0"/>
        </w:trPr>
        <w:tc>
          <w:tcPr>
            <w:tcBorders>
              <w:top w:color="000000" w:space="0" w:sz="0" w:val="nil"/>
              <w:bottom w:color="000000" w:space="0" w:sz="0" w:val="nil"/>
            </w:tcBorders>
          </w:tcPr>
          <w:p w:rsidR="00000000" w:rsidDel="00000000" w:rsidP="00000000" w:rsidRDefault="00000000" w:rsidRPr="00000000" w14:paraId="0000003E">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Registered Users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F">
            <w:pPr>
              <w:widowControl w:val="1"/>
              <w:spacing w:after="0" w:before="104" w:line="233" w:lineRule="auto"/>
              <w:ind w:left="120" w:right="0" w:firstLine="0"/>
              <w:jc w:val="left"/>
              <w:rPr/>
            </w:pPr>
            <w:r w:rsidDel="00000000" w:rsidR="00000000" w:rsidRPr="00000000">
              <w:rPr>
                <w:rFonts w:ascii="Arial" w:cs="Arial" w:eastAsia="Arial" w:hAnsi="Arial"/>
                <w:b w:val="0"/>
                <w:bCs w:val="0"/>
                <w:i w:val="0"/>
                <w:iCs w:val="0"/>
                <w:color w:val="333333"/>
                <w:sz w:val="20"/>
                <w:szCs w:val="20"/>
                <w:rtl w:val="0"/>
              </w:rPr>
              <w:t xml:space="preserve">1,300+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0">
            <w:pPr>
              <w:widowControl w:val="1"/>
              <w:spacing w:after="0" w:before="104" w:line="233" w:lineRule="auto"/>
              <w:ind w:left="114" w:right="0" w:firstLine="0"/>
              <w:jc w:val="left"/>
              <w:rPr/>
            </w:pPr>
            <w:r w:rsidDel="00000000" w:rsidR="00000000" w:rsidRPr="00000000">
              <w:rPr>
                <w:rFonts w:ascii="Arial" w:cs="Arial" w:eastAsia="Arial" w:hAnsi="Arial"/>
                <w:b w:val="0"/>
                <w:bCs w:val="0"/>
                <w:i w:val="0"/>
                <w:iCs w:val="0"/>
                <w:color w:val="333333"/>
                <w:sz w:val="20"/>
                <w:szCs w:val="20"/>
                <w:rtl w:val="0"/>
              </w:rPr>
              <w:t xml:space="preserve">Multi-user collaboration infrastructure</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41">
            <w:pPr>
              <w:widowControl w:val="1"/>
              <w:spacing w:after="0" w:before="102"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Partner Universities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2">
            <w:pPr>
              <w:widowControl w:val="1"/>
              <w:spacing w:after="0" w:before="102" w:line="233" w:lineRule="auto"/>
              <w:ind w:left="120" w:right="0" w:firstLine="0"/>
              <w:jc w:val="left"/>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Fonts w:ascii="Arial" w:cs="Arial" w:eastAsia="Arial" w:hAnsi="Arial"/>
                <w:color w:val="333333"/>
                <w:sz w:val="20"/>
                <w:szCs w:val="20"/>
                <w:rtl w:val="0"/>
              </w:rPr>
              <w:t xml:space="preserve">2</w:t>
            </w:r>
            <w:r w:rsidDel="00000000" w:rsidR="00000000" w:rsidRPr="00000000">
              <w:rPr>
                <w:rFonts w:ascii="Arial" w:cs="Arial" w:eastAsia="Arial" w:hAnsi="Arial"/>
                <w:b w:val="0"/>
                <w:bCs w:val="0"/>
                <w:i w:val="0"/>
                <w:iCs w:val="0"/>
                <w:color w:val="333333"/>
                <w:sz w:val="20"/>
                <w:szCs w:val="20"/>
                <w:rtl w:val="0"/>
              </w:rPr>
              <w:t xml:space="preserve">+ Australian institutions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3">
            <w:pPr>
              <w:widowControl w:val="1"/>
              <w:spacing w:after="0" w:before="102" w:line="233" w:lineRule="auto"/>
              <w:ind w:left="114" w:right="0" w:firstLine="0"/>
              <w:jc w:val="left"/>
              <w:rPr/>
            </w:pPr>
            <w:r w:rsidDel="00000000" w:rsidR="00000000" w:rsidRPr="00000000">
              <w:rPr>
                <w:rFonts w:ascii="Arial" w:cs="Arial" w:eastAsia="Arial" w:hAnsi="Arial"/>
                <w:b w:val="0"/>
                <w:bCs w:val="0"/>
                <w:i w:val="0"/>
                <w:iCs w:val="0"/>
                <w:color w:val="333333"/>
                <w:sz w:val="20"/>
                <w:szCs w:val="20"/>
                <w:rtl w:val="0"/>
              </w:rPr>
              <w:t xml:space="preserve">Multi-agency collaboration framework</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44">
            <w:pPr>
              <w:widowControl w:val="1"/>
              <w:spacing w:after="0" w:before="102"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Data Types Supported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5">
            <w:pPr>
              <w:widowControl w:val="1"/>
              <w:spacing w:after="0" w:before="102" w:line="233" w:lineRule="auto"/>
              <w:ind w:left="120" w:right="0" w:firstLine="0"/>
              <w:jc w:val="left"/>
              <w:rPr/>
            </w:pPr>
            <w:r w:rsidDel="00000000" w:rsidR="00000000" w:rsidRPr="00000000">
              <w:rPr>
                <w:rFonts w:ascii="Arial" w:cs="Arial" w:eastAsia="Arial" w:hAnsi="Arial"/>
                <w:b w:val="0"/>
                <w:bCs w:val="0"/>
                <w:i w:val="0"/>
                <w:iCs w:val="0"/>
                <w:color w:val="333333"/>
                <w:sz w:val="20"/>
                <w:szCs w:val="20"/>
                <w:rtl w:val="0"/>
              </w:rPr>
              <w:t xml:space="preserve">6 major analytical types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6">
            <w:pPr>
              <w:widowControl w:val="1"/>
              <w:spacing w:after="0" w:before="102" w:line="233" w:lineRule="auto"/>
              <w:ind w:left="114" w:right="0" w:firstLine="0"/>
              <w:jc w:val="left"/>
              <w:rPr/>
            </w:pPr>
            <w:r w:rsidDel="00000000" w:rsidR="00000000" w:rsidRPr="00000000">
              <w:rPr>
                <w:rFonts w:ascii="Arial" w:cs="Arial" w:eastAsia="Arial" w:hAnsi="Arial"/>
                <w:b w:val="0"/>
                <w:bCs w:val="0"/>
                <w:i w:val="0"/>
                <w:iCs w:val="0"/>
                <w:color w:val="333333"/>
                <w:sz w:val="20"/>
                <w:szCs w:val="20"/>
                <w:rtl w:val="0"/>
              </w:rPr>
              <w:t xml:space="preserve">Unified multi-modal data architecture</w:t>
            </w:r>
            <w:r w:rsidDel="00000000" w:rsidR="00000000" w:rsidRPr="00000000">
              <w:rPr>
                <w:rtl w:val="0"/>
              </w:rPr>
            </w:r>
          </w:p>
        </w:tc>
      </w:tr>
      <w:tr>
        <w:trPr>
          <w:cantSplit w:val="0"/>
          <w:trHeight w:val="464" w:hRule="atLeast"/>
          <w:tblHeader w:val="0"/>
        </w:trPr>
        <w:tc>
          <w:tcPr>
            <w:tcBorders>
              <w:top w:color="000000" w:space="0" w:sz="0" w:val="nil"/>
              <w:bottom w:color="000000" w:space="0" w:sz="0" w:val="nil"/>
            </w:tcBorders>
          </w:tcPr>
          <w:p w:rsidR="00000000" w:rsidDel="00000000" w:rsidP="00000000" w:rsidRDefault="00000000" w:rsidRPr="00000000" w14:paraId="00000047">
            <w:pPr>
              <w:widowControl w:val="1"/>
              <w:spacing w:after="0" w:before="102"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System Uptime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8">
            <w:pPr>
              <w:widowControl w:val="1"/>
              <w:spacing w:after="0" w:before="102" w:line="233" w:lineRule="auto"/>
              <w:ind w:left="120" w:right="0" w:firstLine="0"/>
              <w:jc w:val="left"/>
              <w:rPr/>
            </w:pPr>
            <w:r w:rsidDel="00000000" w:rsidR="00000000" w:rsidRPr="00000000">
              <w:rPr>
                <w:rFonts w:ascii="Arial" w:cs="Arial" w:eastAsia="Arial" w:hAnsi="Arial"/>
                <w:b w:val="0"/>
                <w:bCs w:val="0"/>
                <w:i w:val="0"/>
                <w:iCs w:val="0"/>
                <w:color w:val="333333"/>
                <w:sz w:val="20"/>
                <w:szCs w:val="20"/>
                <w:rtl w:val="0"/>
              </w:rPr>
              <w:t xml:space="preserve">100% SLA met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9">
            <w:pPr>
              <w:widowControl w:val="1"/>
              <w:spacing w:after="0" w:before="102" w:line="233" w:lineRule="auto"/>
              <w:ind w:left="114" w:right="0" w:firstLine="0"/>
              <w:jc w:val="left"/>
              <w:rPr/>
            </w:pPr>
            <w:r w:rsidDel="00000000" w:rsidR="00000000" w:rsidRPr="00000000">
              <w:rPr>
                <w:rFonts w:ascii="Arial" w:cs="Arial" w:eastAsia="Arial" w:hAnsi="Arial"/>
                <w:b w:val="0"/>
                <w:bCs w:val="0"/>
                <w:i w:val="0"/>
                <w:iCs w:val="0"/>
                <w:color w:val="333333"/>
                <w:sz w:val="20"/>
                <w:szCs w:val="20"/>
                <w:rtl w:val="0"/>
              </w:rPr>
              <w:t xml:space="preserve">Enterprise-grade reliability</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4A">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Certifications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B">
            <w:pPr>
              <w:widowControl w:val="1"/>
              <w:spacing w:after="0" w:before="104" w:line="233" w:lineRule="auto"/>
              <w:ind w:left="120" w:right="0" w:firstLine="0"/>
              <w:jc w:val="left"/>
              <w:rPr/>
            </w:pPr>
            <w:r w:rsidDel="00000000" w:rsidR="00000000" w:rsidRPr="00000000">
              <w:rPr>
                <w:rFonts w:ascii="Arial" w:cs="Arial" w:eastAsia="Arial" w:hAnsi="Arial"/>
                <w:b w:val="0"/>
                <w:bCs w:val="0"/>
                <w:i w:val="0"/>
                <w:iCs w:val="0"/>
                <w:color w:val="333333"/>
                <w:sz w:val="20"/>
                <w:szCs w:val="20"/>
                <w:rtl w:val="0"/>
              </w:rPr>
              <w:t xml:space="preserve">CoreTrustSeal, World Data</w:t>
            </w:r>
            <w:r w:rsidDel="00000000" w:rsidR="00000000" w:rsidRPr="00000000">
              <w:rPr>
                <w:rFonts w:ascii="Arial" w:cs="Arial" w:eastAsia="Arial" w:hAnsi="Arial"/>
                <w:color w:val="333333"/>
                <w:sz w:val="20"/>
                <w:szCs w:val="20"/>
                <w:rtl w:val="0"/>
              </w:rPr>
              <w:t xml:space="preserve">System</w:t>
            </w:r>
            <w:r w:rsidDel="00000000" w:rsidR="00000000" w:rsidRPr="00000000">
              <w:rPr>
                <w:rFonts w:ascii="Arial" w:cs="Arial" w:eastAsia="Arial" w:hAnsi="Arial"/>
                <w:b w:val="0"/>
                <w:bCs w:val="0"/>
                <w:i w:val="0"/>
                <w:iCs w:val="0"/>
                <w:color w:val="333333"/>
                <w:sz w:val="20"/>
                <w:szCs w:val="20"/>
                <w:rtl w:val="0"/>
              </w:rPr>
              <w:t xml:space="preserve">, FAIR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C">
            <w:pPr>
              <w:widowControl w:val="1"/>
              <w:spacing w:after="0" w:before="104" w:line="233" w:lineRule="auto"/>
              <w:ind w:left="114" w:right="0" w:firstLine="0"/>
              <w:jc w:val="left"/>
              <w:rPr/>
            </w:pPr>
            <w:r w:rsidDel="00000000" w:rsidR="00000000" w:rsidRPr="00000000">
              <w:rPr>
                <w:rFonts w:ascii="Arial" w:cs="Arial" w:eastAsia="Arial" w:hAnsi="Arial"/>
                <w:b w:val="0"/>
                <w:bCs w:val="0"/>
                <w:i w:val="0"/>
                <w:iCs w:val="0"/>
                <w:color w:val="333333"/>
                <w:sz w:val="20"/>
                <w:szCs w:val="20"/>
                <w:rtl w:val="0"/>
              </w:rPr>
              <w:t xml:space="preserve">International data quality standards</w:t>
            </w:r>
            <w:r w:rsidDel="00000000" w:rsidR="00000000" w:rsidRPr="00000000">
              <w:rPr>
                <w:rtl w:val="0"/>
              </w:rPr>
            </w:r>
          </w:p>
        </w:tc>
      </w:tr>
    </w:tbl>
    <w:p w:rsidR="00000000" w:rsidDel="00000000" w:rsidP="00000000" w:rsidRDefault="00000000" w:rsidRPr="00000000" w14:paraId="0000004D">
      <w:pPr>
        <w:widowControl w:val="1"/>
        <w:spacing w:after="0" w:before="276" w:line="235" w:lineRule="auto"/>
        <w:ind w:left="452" w:right="0" w:firstLine="0"/>
        <w:jc w:val="left"/>
        <w:rPr/>
      </w:pPr>
      <w:r w:rsidDel="00000000" w:rsidR="00000000" w:rsidRPr="00000000">
        <w:rPr>
          <w:rFonts w:ascii="Arial" w:cs="Arial" w:eastAsia="Arial" w:hAnsi="Arial"/>
          <w:b w:val="1"/>
          <w:bCs w:val="1"/>
          <w:i w:val="0"/>
          <w:iCs w:val="0"/>
          <w:color w:val="1f4e78"/>
          <w:sz w:val="26"/>
          <w:szCs w:val="26"/>
          <w:rtl w:val="0"/>
        </w:rPr>
        <w:t xml:space="preserve">5. Technical Architecture</w:t>
      </w:r>
      <w:r w:rsidDel="00000000" w:rsidR="00000000" w:rsidRPr="00000000">
        <w:rPr>
          <w:rtl w:val="0"/>
        </w:rPr>
      </w:r>
    </w:p>
    <w:p w:rsidR="00000000" w:rsidDel="00000000" w:rsidP="00000000" w:rsidRDefault="00000000" w:rsidRPr="00000000" w14:paraId="0000004E">
      <w:pPr>
        <w:widowControl w:val="1"/>
        <w:spacing w:after="150" w:before="330" w:line="293.00000000000006" w:lineRule="auto"/>
        <w:ind w:left="452" w:right="4032" w:firstLine="0"/>
        <w:jc w:val="left"/>
        <w:rPr/>
      </w:pPr>
      <w:r w:rsidDel="00000000" w:rsidR="00000000" w:rsidRPr="00000000">
        <w:rPr>
          <w:rFonts w:ascii="Arial" w:cs="Arial" w:eastAsia="Arial" w:hAnsi="Arial"/>
          <w:b w:val="1"/>
          <w:bCs w:val="1"/>
          <w:i w:val="0"/>
          <w:iCs w:val="0"/>
          <w:color w:val="1f4e78"/>
          <w:sz w:val="22"/>
          <w:szCs w:val="22"/>
          <w:rtl w:val="0"/>
        </w:rPr>
        <w:t xml:space="preserve">5.1 Data Models </w:t>
      </w:r>
      <w:r w:rsidDel="00000000" w:rsidR="00000000" w:rsidRPr="00000000">
        <w:rPr>
          <w:rtl w:val="0"/>
        </w:rPr>
        <w:br w:type="textWrapping"/>
      </w:r>
      <w:r w:rsidDel="00000000" w:rsidR="00000000" w:rsidRPr="00000000">
        <w:rPr>
          <w:rFonts w:ascii="Arial" w:cs="Arial" w:eastAsia="Arial" w:hAnsi="Arial"/>
          <w:b w:val="0"/>
          <w:bCs w:val="0"/>
          <w:i w:val="0"/>
          <w:iCs w:val="0"/>
          <w:color w:val="333333"/>
          <w:sz w:val="21"/>
          <w:szCs w:val="21"/>
          <w:rtl w:val="0"/>
        </w:rPr>
        <w:t xml:space="preserve">EarthBank implements unified data models across multiple analytical domains:</w:t>
      </w:r>
      <w:r w:rsidDel="00000000" w:rsidR="00000000" w:rsidRPr="00000000">
        <w:rPr>
          <w:rtl w:val="0"/>
        </w:rPr>
      </w:r>
    </w:p>
    <w:tbl>
      <w:tblPr>
        <w:tblStyle w:val="Table5"/>
        <w:tblW w:w="9000.0" w:type="dxa"/>
        <w:jc w:val="left"/>
        <w:tblInd w:w="343.0" w:type="dxa"/>
        <w:tblLayout w:type="fixed"/>
        <w:tblLook w:val="0400"/>
      </w:tblPr>
      <w:tblGrid>
        <w:gridCol w:w="3405"/>
        <w:gridCol w:w="2265"/>
        <w:gridCol w:w="3330"/>
        <w:tblGridChange w:id="0">
          <w:tblGrid>
            <w:gridCol w:w="3405"/>
            <w:gridCol w:w="2265"/>
            <w:gridCol w:w="3330"/>
          </w:tblGrid>
        </w:tblGridChange>
      </w:tblGrid>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4F">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ababab"/>
                <w:sz w:val="20"/>
                <w:szCs w:val="20"/>
                <w:rtl w:val="0"/>
              </w:rPr>
              <w:t xml:space="preserve">Data Type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0">
            <w:pPr>
              <w:widowControl w:val="1"/>
              <w:spacing w:after="0" w:before="104" w:line="233" w:lineRule="auto"/>
              <w:ind w:left="116" w:right="0" w:firstLine="0"/>
              <w:jc w:val="left"/>
              <w:rPr/>
            </w:pPr>
            <w:r w:rsidDel="00000000" w:rsidR="00000000" w:rsidRPr="00000000">
              <w:rPr>
                <w:rFonts w:ascii="Arial" w:cs="Arial" w:eastAsia="Arial" w:hAnsi="Arial"/>
                <w:b w:val="1"/>
                <w:bCs w:val="1"/>
                <w:i w:val="0"/>
                <w:iCs w:val="0"/>
                <w:color w:val="ababab"/>
                <w:sz w:val="20"/>
                <w:szCs w:val="20"/>
                <w:rtl w:val="0"/>
              </w:rPr>
              <w:t xml:space="preserve">Status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1">
            <w:pPr>
              <w:widowControl w:val="1"/>
              <w:spacing w:after="0" w:before="104" w:line="233" w:lineRule="auto"/>
              <w:ind w:left="120" w:right="0" w:firstLine="0"/>
              <w:jc w:val="left"/>
              <w:rPr/>
            </w:pPr>
            <w:r w:rsidDel="00000000" w:rsidR="00000000" w:rsidRPr="00000000">
              <w:rPr>
                <w:rFonts w:ascii="Arial" w:cs="Arial" w:eastAsia="Arial" w:hAnsi="Arial"/>
                <w:b w:val="1"/>
                <w:bCs w:val="1"/>
                <w:i w:val="0"/>
                <w:iCs w:val="0"/>
                <w:color w:val="ababab"/>
                <w:sz w:val="20"/>
                <w:szCs w:val="20"/>
                <w:rtl w:val="0"/>
              </w:rPr>
              <w:t xml:space="preserve">Technical Details</w:t>
            </w: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tcPr>
          <w:p w:rsidR="00000000" w:rsidDel="00000000" w:rsidP="00000000" w:rsidRDefault="00000000" w:rsidRPr="00000000" w14:paraId="00000052">
            <w:pPr>
              <w:widowControl w:val="1"/>
              <w:spacing w:after="0" w:before="240"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U/Pb Geochronology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3">
            <w:pPr>
              <w:widowControl w:val="1"/>
              <w:spacing w:after="0" w:before="0" w:line="306" w:lineRule="auto"/>
              <w:ind w:left="116" w:right="288" w:firstLine="0"/>
              <w:jc w:val="left"/>
              <w:rPr/>
            </w:pPr>
            <w:sdt>
              <w:sdtPr>
                <w:id w:val="99838649"/>
                <w:tag w:val="goog_rdk_1"/>
              </w:sdtPr>
              <w:sdtContent>
                <w:r w:rsidDel="00000000" w:rsidR="00000000" w:rsidRPr="00000000">
                  <w:rPr>
                    <w:rFonts w:ascii="Arial Unicode MS" w:cs="Arial Unicode MS" w:eastAsia="Arial Unicode MS" w:hAnsi="Arial Unicode MS"/>
                    <w:b w:val="0"/>
                    <w:bCs w:val="0"/>
                    <w:i w:val="0"/>
                    <w:iCs w:val="0"/>
                    <w:color w:val="333333"/>
                    <w:sz w:val="16"/>
                    <w:szCs w:val="16"/>
                    <w:rtl w:val="0"/>
                  </w:rPr>
                  <w:t xml:space="preserve">✅</w:t>
                </w:r>
              </w:sdtContent>
            </w:sdt>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Implemented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4">
            <w:pPr>
              <w:widowControl w:val="1"/>
              <w:spacing w:after="0" w:before="240" w:line="233" w:lineRule="auto"/>
              <w:ind w:left="120" w:right="0" w:firstLine="0"/>
              <w:jc w:val="left"/>
              <w:rPr/>
            </w:pPr>
            <w:r w:rsidDel="00000000" w:rsidR="00000000" w:rsidRPr="00000000">
              <w:rPr>
                <w:rFonts w:ascii="Arial" w:cs="Arial" w:eastAsia="Arial" w:hAnsi="Arial"/>
                <w:b w:val="0"/>
                <w:bCs w:val="0"/>
                <w:i w:val="0"/>
                <w:iCs w:val="0"/>
                <w:color w:val="333333"/>
                <w:sz w:val="20"/>
                <w:szCs w:val="20"/>
                <w:rtl w:val="0"/>
              </w:rPr>
              <w:t xml:space="preserve">Zircon, apatite, monazite dating</w:t>
            </w:r>
            <w:r w:rsidDel="00000000" w:rsidR="00000000" w:rsidRPr="00000000">
              <w:rPr>
                <w:rtl w:val="0"/>
              </w:rPr>
            </w:r>
          </w:p>
        </w:tc>
      </w:tr>
      <w:tr>
        <w:trPr>
          <w:cantSplit w:val="0"/>
          <w:trHeight w:val="764" w:hRule="atLeast"/>
          <w:tblHeader w:val="0"/>
        </w:trPr>
        <w:tc>
          <w:tcPr>
            <w:tcBorders>
              <w:top w:color="000000" w:space="0" w:sz="0" w:val="nil"/>
              <w:bottom w:color="000000" w:space="0" w:sz="0" w:val="nil"/>
            </w:tcBorders>
          </w:tcPr>
          <w:p w:rsidR="00000000" w:rsidDel="00000000" w:rsidP="00000000" w:rsidRDefault="00000000" w:rsidRPr="00000000" w14:paraId="00000055">
            <w:pPr>
              <w:widowControl w:val="1"/>
              <w:spacing w:after="0" w:before="25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Fission Track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6">
            <w:pPr>
              <w:widowControl w:val="1"/>
              <w:spacing w:after="0" w:before="0" w:line="306" w:lineRule="auto"/>
              <w:ind w:left="116" w:right="288" w:firstLine="0"/>
              <w:jc w:val="left"/>
              <w:rPr/>
            </w:pPr>
            <w:sdt>
              <w:sdtPr>
                <w:id w:val="-1139443513"/>
                <w:tag w:val="goog_rdk_2"/>
              </w:sdtPr>
              <w:sdtContent>
                <w:r w:rsidDel="00000000" w:rsidR="00000000" w:rsidRPr="00000000">
                  <w:rPr>
                    <w:rFonts w:ascii="Arial Unicode MS" w:cs="Arial Unicode MS" w:eastAsia="Arial Unicode MS" w:hAnsi="Arial Unicode MS"/>
                    <w:b w:val="0"/>
                    <w:bCs w:val="0"/>
                    <w:i w:val="0"/>
                    <w:iCs w:val="0"/>
                    <w:color w:val="333333"/>
                    <w:sz w:val="16"/>
                    <w:szCs w:val="16"/>
                    <w:rtl w:val="0"/>
                  </w:rPr>
                  <w:t xml:space="preserve">✅</w:t>
                </w:r>
              </w:sdtContent>
            </w:sdt>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Implemented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7">
            <w:pPr>
              <w:widowControl w:val="1"/>
              <w:spacing w:after="0" w:before="252" w:line="233" w:lineRule="auto"/>
              <w:ind w:left="120" w:right="0" w:firstLine="0"/>
              <w:jc w:val="left"/>
              <w:rPr/>
            </w:pPr>
            <w:r w:rsidDel="00000000" w:rsidR="00000000" w:rsidRPr="00000000">
              <w:rPr>
                <w:rFonts w:ascii="Arial" w:cs="Arial" w:eastAsia="Arial" w:hAnsi="Arial"/>
                <w:b w:val="0"/>
                <w:bCs w:val="0"/>
                <w:i w:val="0"/>
                <w:iCs w:val="0"/>
                <w:color w:val="333333"/>
                <w:sz w:val="20"/>
                <w:szCs w:val="20"/>
                <w:rtl w:val="0"/>
              </w:rPr>
              <w:t xml:space="preserve">Apatite, zircon thermochronology</w:t>
            </w: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tcPr>
          <w:p w:rsidR="00000000" w:rsidDel="00000000" w:rsidP="00000000" w:rsidRDefault="00000000" w:rsidRPr="00000000" w14:paraId="00000058">
            <w:pPr>
              <w:widowControl w:val="1"/>
              <w:spacing w:after="0" w:before="238"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(U-Th-Sm)/He Thermochronology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9">
            <w:pPr>
              <w:widowControl w:val="1"/>
              <w:spacing w:after="0" w:before="6" w:line="296" w:lineRule="auto"/>
              <w:ind w:left="116" w:right="288" w:firstLine="0"/>
              <w:jc w:val="left"/>
              <w:rPr/>
            </w:pPr>
            <w:sdt>
              <w:sdtPr>
                <w:id w:val="2020559256"/>
                <w:tag w:val="goog_rdk_3"/>
              </w:sdtPr>
              <w:sdtContent>
                <w:r w:rsidDel="00000000" w:rsidR="00000000" w:rsidRPr="00000000">
                  <w:rPr>
                    <w:rFonts w:ascii="Arial Unicode MS" w:cs="Arial Unicode MS" w:eastAsia="Arial Unicode MS" w:hAnsi="Arial Unicode MS"/>
                    <w:b w:val="0"/>
                    <w:bCs w:val="0"/>
                    <w:i w:val="0"/>
                    <w:iCs w:val="0"/>
                    <w:color w:val="333333"/>
                    <w:sz w:val="16"/>
                    <w:szCs w:val="16"/>
                    <w:rtl w:val="0"/>
                  </w:rPr>
                  <w:t xml:space="preserve">✅</w:t>
                </w:r>
              </w:sdtContent>
            </w:sdt>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Implemented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A">
            <w:pPr>
              <w:widowControl w:val="1"/>
              <w:spacing w:after="0" w:before="238" w:line="233" w:lineRule="auto"/>
              <w:ind w:left="120" w:right="0" w:firstLine="0"/>
              <w:jc w:val="left"/>
              <w:rPr/>
            </w:pPr>
            <w:r w:rsidDel="00000000" w:rsidR="00000000" w:rsidRPr="00000000">
              <w:rPr>
                <w:rFonts w:ascii="Arial" w:cs="Arial" w:eastAsia="Arial" w:hAnsi="Arial"/>
                <w:b w:val="0"/>
                <w:bCs w:val="0"/>
                <w:i w:val="0"/>
                <w:iCs w:val="0"/>
                <w:color w:val="333333"/>
                <w:sz w:val="20"/>
                <w:szCs w:val="20"/>
                <w:rtl w:val="0"/>
              </w:rPr>
              <w:t xml:space="preserve">Low-temperature cooling history</w:t>
            </w: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tcPr>
          <w:p w:rsidR="00000000" w:rsidDel="00000000" w:rsidP="00000000" w:rsidRDefault="00000000" w:rsidRPr="00000000" w14:paraId="0000005B">
            <w:pPr>
              <w:widowControl w:val="1"/>
              <w:spacing w:after="0" w:before="238"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40Ar/39Ar Geochronology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C">
            <w:pPr>
              <w:widowControl w:val="1"/>
              <w:spacing w:after="0" w:before="0" w:line="306" w:lineRule="auto"/>
              <w:ind w:left="116" w:right="288" w:firstLine="0"/>
              <w:jc w:val="left"/>
              <w:rPr/>
            </w:pPr>
            <w:sdt>
              <w:sdtPr>
                <w:id w:val="-1585486504"/>
                <w:tag w:val="goog_rdk_4"/>
              </w:sdtPr>
              <w:sdtContent>
                <w:r w:rsidDel="00000000" w:rsidR="00000000" w:rsidRPr="00000000">
                  <w:rPr>
                    <w:rFonts w:ascii="Arial Unicode MS" w:cs="Arial Unicode MS" w:eastAsia="Arial Unicode MS" w:hAnsi="Arial Unicode MS"/>
                    <w:b w:val="0"/>
                    <w:bCs w:val="0"/>
                    <w:i w:val="0"/>
                    <w:iCs w:val="0"/>
                    <w:color w:val="333333"/>
                    <w:sz w:val="16"/>
                    <w:szCs w:val="16"/>
                    <w:rtl w:val="0"/>
                  </w:rPr>
                  <w:t xml:space="preserve">✅</w:t>
                </w:r>
              </w:sdtContent>
            </w:sdt>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Implemented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D">
            <w:pPr>
              <w:widowControl w:val="1"/>
              <w:spacing w:after="0" w:before="238" w:line="233" w:lineRule="auto"/>
              <w:ind w:left="120" w:right="0" w:firstLine="0"/>
              <w:jc w:val="left"/>
              <w:rPr/>
            </w:pPr>
            <w:r w:rsidDel="00000000" w:rsidR="00000000" w:rsidRPr="00000000">
              <w:rPr>
                <w:rFonts w:ascii="Arial" w:cs="Arial" w:eastAsia="Arial" w:hAnsi="Arial"/>
                <w:color w:val="333333"/>
                <w:sz w:val="20"/>
                <w:szCs w:val="20"/>
                <w:rtl w:val="0"/>
              </w:rPr>
              <w:t xml:space="preserve">Argon and potassium argon</w:t>
            </w:r>
            <w:r w:rsidDel="00000000" w:rsidR="00000000" w:rsidRPr="00000000">
              <w:rPr>
                <w:rFonts w:ascii="Arial" w:cs="Arial" w:eastAsia="Arial" w:hAnsi="Arial"/>
                <w:b w:val="0"/>
                <w:bCs w:val="0"/>
                <w:i w:val="0"/>
                <w:iCs w:val="0"/>
                <w:color w:val="333333"/>
                <w:sz w:val="20"/>
                <w:szCs w:val="20"/>
                <w:rtl w:val="0"/>
              </w:rPr>
              <w:t xml:space="preserve"> dating</w:t>
            </w:r>
            <w:r w:rsidDel="00000000" w:rsidR="00000000" w:rsidRPr="00000000">
              <w:rPr>
                <w:rtl w:val="0"/>
              </w:rPr>
            </w:r>
          </w:p>
        </w:tc>
      </w:tr>
      <w:tr>
        <w:trPr>
          <w:cantSplit w:val="0"/>
          <w:trHeight w:val="766" w:hRule="atLeast"/>
          <w:tblHeader w:val="0"/>
        </w:trPr>
        <w:tc>
          <w:tcPr>
            <w:tcBorders>
              <w:top w:color="000000" w:space="0" w:sz="0" w:val="nil"/>
              <w:bottom w:color="000000" w:space="0" w:sz="0" w:val="nil"/>
            </w:tcBorders>
          </w:tcPr>
          <w:p w:rsidR="00000000" w:rsidDel="00000000" w:rsidP="00000000" w:rsidRDefault="00000000" w:rsidRPr="00000000" w14:paraId="0000005E">
            <w:pPr>
              <w:widowControl w:val="1"/>
              <w:spacing w:after="0" w:before="25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Inorganic Major/Trace Geochemistry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F">
            <w:pPr>
              <w:widowControl w:val="1"/>
              <w:spacing w:after="0" w:before="0" w:line="306" w:lineRule="auto"/>
              <w:ind w:left="116" w:right="288" w:firstLine="0"/>
              <w:jc w:val="left"/>
              <w:rPr/>
            </w:pPr>
            <w:sdt>
              <w:sdtPr>
                <w:id w:val="1337784286"/>
                <w:tag w:val="goog_rdk_5"/>
              </w:sdtPr>
              <w:sdtContent>
                <w:r w:rsidDel="00000000" w:rsidR="00000000" w:rsidRPr="00000000">
                  <w:rPr>
                    <w:rFonts w:ascii="Arial Unicode MS" w:cs="Arial Unicode MS" w:eastAsia="Arial Unicode MS" w:hAnsi="Arial Unicode MS"/>
                    <w:b w:val="0"/>
                    <w:bCs w:val="0"/>
                    <w:i w:val="0"/>
                    <w:iCs w:val="0"/>
                    <w:color w:val="333333"/>
                    <w:sz w:val="16"/>
                    <w:szCs w:val="16"/>
                    <w:rtl w:val="0"/>
                  </w:rPr>
                  <w:t xml:space="preserve">✅</w:t>
                </w:r>
              </w:sdtContent>
            </w:sdt>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Implemented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0">
            <w:pPr>
              <w:widowControl w:val="1"/>
              <w:spacing w:after="0" w:before="104" w:line="264" w:lineRule="auto"/>
              <w:ind w:left="120" w:right="576" w:firstLine="0"/>
              <w:jc w:val="left"/>
              <w:rPr/>
            </w:pPr>
            <w:r w:rsidDel="00000000" w:rsidR="00000000" w:rsidRPr="00000000">
              <w:rPr>
                <w:rFonts w:ascii="Arial" w:cs="Arial" w:eastAsia="Arial" w:hAnsi="Arial"/>
                <w:b w:val="0"/>
                <w:bCs w:val="0"/>
                <w:i w:val="0"/>
                <w:iCs w:val="0"/>
                <w:color w:val="333333"/>
                <w:sz w:val="20"/>
                <w:szCs w:val="20"/>
                <w:rtl w:val="0"/>
              </w:rPr>
              <w:t xml:space="preserve">Elemental concentrations (</w:t>
            </w:r>
            <w:r w:rsidDel="00000000" w:rsidR="00000000" w:rsidRPr="00000000">
              <w:rPr>
                <w:rFonts w:ascii="Arial" w:cs="Arial" w:eastAsia="Arial" w:hAnsi="Arial"/>
                <w:color w:val="333333"/>
                <w:sz w:val="20"/>
                <w:szCs w:val="20"/>
                <w:rtl w:val="0"/>
              </w:rPr>
              <w:t xml:space="preserve">ppm</w:t>
            </w:r>
            <w:r w:rsidDel="00000000" w:rsidR="00000000" w:rsidRPr="00000000">
              <w:rPr>
                <w:rFonts w:ascii="Arial" w:cs="Arial" w:eastAsia="Arial" w:hAnsi="Arial"/>
                <w:b w:val="0"/>
                <w:bCs w:val="0"/>
                <w:i w:val="0"/>
                <w:iCs w:val="0"/>
                <w:color w:val="333333"/>
                <w:sz w:val="20"/>
                <w:szCs w:val="20"/>
                <w:rtl w:val="0"/>
              </w:rPr>
              <w:t xml:space="preserve">), oxide concentrations (wt%)</w:t>
            </w: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tcPr>
          <w:p w:rsidR="00000000" w:rsidDel="00000000" w:rsidP="00000000" w:rsidRDefault="00000000" w:rsidRPr="00000000" w14:paraId="00000061">
            <w:pPr>
              <w:widowControl w:val="1"/>
              <w:spacing w:after="0" w:before="240"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Thermal Histories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2">
            <w:pPr>
              <w:widowControl w:val="1"/>
              <w:spacing w:after="0" w:before="6" w:line="296" w:lineRule="auto"/>
              <w:ind w:left="116" w:right="288" w:firstLine="0"/>
              <w:jc w:val="left"/>
              <w:rPr/>
            </w:pPr>
            <w:sdt>
              <w:sdtPr>
                <w:id w:val="-1914183764"/>
                <w:tag w:val="goog_rdk_6"/>
              </w:sdtPr>
              <w:sdtContent>
                <w:r w:rsidDel="00000000" w:rsidR="00000000" w:rsidRPr="00000000">
                  <w:rPr>
                    <w:rFonts w:ascii="Arial Unicode MS" w:cs="Arial Unicode MS" w:eastAsia="Arial Unicode MS" w:hAnsi="Arial Unicode MS"/>
                    <w:b w:val="0"/>
                    <w:bCs w:val="0"/>
                    <w:i w:val="0"/>
                    <w:iCs w:val="0"/>
                    <w:color w:val="333333"/>
                    <w:sz w:val="16"/>
                    <w:szCs w:val="16"/>
                    <w:rtl w:val="0"/>
                  </w:rPr>
                  <w:t xml:space="preserve">✅</w:t>
                </w:r>
              </w:sdtContent>
            </w:sdt>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Implemented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3">
            <w:pPr>
              <w:widowControl w:val="1"/>
              <w:spacing w:after="0" w:before="240" w:line="233" w:lineRule="auto"/>
              <w:ind w:left="120" w:right="0" w:firstLine="0"/>
              <w:jc w:val="left"/>
              <w:rPr/>
            </w:pPr>
            <w:r w:rsidDel="00000000" w:rsidR="00000000" w:rsidRPr="00000000">
              <w:rPr>
                <w:rFonts w:ascii="Arial" w:cs="Arial" w:eastAsia="Arial" w:hAnsi="Arial"/>
                <w:b w:val="0"/>
                <w:bCs w:val="0"/>
                <w:i w:val="0"/>
                <w:iCs w:val="0"/>
                <w:color w:val="333333"/>
                <w:sz w:val="20"/>
                <w:szCs w:val="20"/>
                <w:rtl w:val="0"/>
              </w:rPr>
              <w:t xml:space="preserve">Kinetic models, time-temperature paths</w:t>
            </w: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tcPr>
          <w:p w:rsidR="00000000" w:rsidDel="00000000" w:rsidP="00000000" w:rsidRDefault="00000000" w:rsidRPr="00000000" w14:paraId="00000064">
            <w:pPr>
              <w:widowControl w:val="1"/>
              <w:spacing w:after="0" w:before="102" w:line="266" w:lineRule="auto"/>
              <w:ind w:left="0" w:right="288" w:firstLine="0"/>
              <w:jc w:val="left"/>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65">
            <w:pPr>
              <w:widowControl w:val="1"/>
              <w:spacing w:after="0" w:before="102" w:line="266" w:lineRule="auto"/>
              <w:ind w:left="124" w:right="288" w:firstLine="0"/>
              <w:jc w:val="left"/>
              <w:rPr>
                <w:rFonts w:ascii="Arial" w:cs="Arial" w:eastAsia="Arial" w:hAnsi="Arial"/>
                <w:color w:val="333333"/>
                <w:sz w:val="20"/>
                <w:szCs w:val="20"/>
              </w:rPr>
            </w:pPr>
            <w:r w:rsidDel="00000000" w:rsidR="00000000" w:rsidRPr="00000000">
              <w:rPr>
                <w:rFonts w:ascii="Arial" w:cs="Arial" w:eastAsia="Arial" w:hAnsi="Arial"/>
                <w:b w:val="0"/>
                <w:bCs w:val="0"/>
                <w:i w:val="0"/>
                <w:iCs w:val="0"/>
                <w:color w:val="333333"/>
                <w:sz w:val="20"/>
                <w:szCs w:val="20"/>
                <w:rtl w:val="0"/>
              </w:rPr>
              <w:t xml:space="preserve">Lu-Hf</w:t>
            </w:r>
            <w:r w:rsidDel="00000000" w:rsidR="00000000" w:rsidRPr="00000000">
              <w:rPr>
                <w:rtl w:val="0"/>
              </w:rPr>
            </w:r>
          </w:p>
          <w:p w:rsidR="00000000" w:rsidDel="00000000" w:rsidP="00000000" w:rsidRDefault="00000000" w:rsidRPr="00000000" w14:paraId="00000066">
            <w:pPr>
              <w:widowControl w:val="1"/>
              <w:spacing w:after="0" w:before="102" w:line="266" w:lineRule="auto"/>
              <w:ind w:left="124" w:right="288" w:firstLine="0"/>
              <w:jc w:val="left"/>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67">
            <w:pPr>
              <w:widowControl w:val="1"/>
              <w:spacing w:after="0" w:before="102" w:line="266" w:lineRule="auto"/>
              <w:ind w:left="124" w:right="288" w:firstLine="0"/>
              <w:jc w:val="left"/>
              <w:rPr/>
            </w:pPr>
            <w:r w:rsidDel="00000000" w:rsidR="00000000" w:rsidRPr="00000000">
              <w:rPr>
                <w:rFonts w:ascii="Arial" w:cs="Arial" w:eastAsia="Arial" w:hAnsi="Arial"/>
                <w:b w:val="0"/>
                <w:bCs w:val="0"/>
                <w:i w:val="0"/>
                <w:iCs w:val="0"/>
                <w:color w:val="333333"/>
                <w:sz w:val="20"/>
                <w:szCs w:val="20"/>
                <w:rtl w:val="0"/>
              </w:rPr>
              <w:t xml:space="preserve">Rb-Sr, Sm-Nd, Re-Os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8">
            <w:pPr>
              <w:spacing w:after="0" w:before="6" w:line="296" w:lineRule="auto"/>
              <w:ind w:left="0" w:right="288" w:firstLine="0"/>
              <w:rPr>
                <w:rFonts w:ascii="Helvetica Neue" w:cs="Helvetica Neue" w:eastAsia="Helvetica Neue" w:hAnsi="Helvetica Neue"/>
                <w:color w:val="333333"/>
                <w:sz w:val="16"/>
                <w:szCs w:val="16"/>
              </w:rPr>
            </w:pPr>
            <w:r w:rsidDel="00000000" w:rsidR="00000000" w:rsidRPr="00000000">
              <w:rPr>
                <w:rtl w:val="0"/>
              </w:rPr>
            </w:r>
          </w:p>
          <w:p w:rsidR="00000000" w:rsidDel="00000000" w:rsidP="00000000" w:rsidRDefault="00000000" w:rsidRPr="00000000" w14:paraId="00000069">
            <w:pPr>
              <w:spacing w:after="0" w:before="238" w:line="224" w:lineRule="auto"/>
              <w:ind w:left="116" w:firstLine="0"/>
              <w:rPr>
                <w:rFonts w:ascii="Arial" w:cs="Arial" w:eastAsia="Arial" w:hAnsi="Arial"/>
                <w:color w:val="333333"/>
                <w:sz w:val="20"/>
                <w:szCs w:val="20"/>
              </w:rPr>
            </w:pPr>
            <w:sdt>
              <w:sdtPr>
                <w:id w:val="-503749102"/>
                <w:tag w:val="goog_rdk_7"/>
              </w:sdtPr>
              <w:sdtContent>
                <w:r w:rsidDel="00000000" w:rsidR="00000000" w:rsidRPr="00000000">
                  <w:rPr>
                    <w:rFonts w:ascii="Arial Unicode MS" w:cs="Arial Unicode MS" w:eastAsia="Arial Unicode MS" w:hAnsi="Arial Unicode MS"/>
                    <w:color w:val="333333"/>
                    <w:sz w:val="16"/>
                    <w:szCs w:val="16"/>
                    <w:rtl w:val="0"/>
                  </w:rPr>
                  <w:t xml:space="preserve">✅</w:t>
                </w:r>
              </w:sdtContent>
            </w:sdt>
            <w:r w:rsidDel="00000000" w:rsidR="00000000" w:rsidRPr="00000000">
              <w:rPr>
                <w:rtl w:val="0"/>
              </w:rPr>
              <w:br w:type="textWrapping"/>
            </w:r>
            <w:r w:rsidDel="00000000" w:rsidR="00000000" w:rsidRPr="00000000">
              <w:rPr>
                <w:rFonts w:ascii="Arial" w:cs="Arial" w:eastAsia="Arial" w:hAnsi="Arial"/>
                <w:color w:val="333333"/>
                <w:sz w:val="20"/>
                <w:szCs w:val="20"/>
                <w:rtl w:val="0"/>
              </w:rPr>
              <w:t xml:space="preserve">Implemented</w:t>
            </w:r>
          </w:p>
          <w:p w:rsidR="00000000" w:rsidDel="00000000" w:rsidP="00000000" w:rsidRDefault="00000000" w:rsidRPr="00000000" w14:paraId="0000006A">
            <w:pPr>
              <w:spacing w:after="0" w:before="238" w:line="224" w:lineRule="auto"/>
              <w:ind w:left="116" w:firstLine="0"/>
              <w:rPr/>
            </w:pPr>
            <w:r w:rsidDel="00000000" w:rsidR="00000000" w:rsidRPr="00000000">
              <w:rPr>
                <w:rFonts w:ascii="Helvetica Neue" w:cs="Helvetica Neue" w:eastAsia="Helvetica Neue" w:hAnsi="Helvetica Neue"/>
                <w:color w:val="333333"/>
                <w:sz w:val="16"/>
                <w:szCs w:val="16"/>
                <w:rtl w:val="0"/>
              </w:rPr>
              <w:t xml:space="preserve">🔄</w:t>
            </w:r>
            <w:r w:rsidDel="00000000" w:rsidR="00000000" w:rsidRPr="00000000">
              <w:rPr>
                <w:rFonts w:ascii="Arial" w:cs="Arial" w:eastAsia="Arial" w:hAnsi="Arial"/>
                <w:color w:val="333333"/>
                <w:sz w:val="20"/>
                <w:szCs w:val="20"/>
                <w:rtl w:val="0"/>
              </w:rPr>
              <w:t xml:space="preserve"> Planned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B">
            <w:pPr>
              <w:spacing w:after="0" w:before="238" w:line="233" w:lineRule="auto"/>
              <w:ind w:left="12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6C">
            <w:pPr>
              <w:spacing w:after="0" w:before="238" w:line="233" w:lineRule="auto"/>
              <w:ind w:left="120" w:firstLine="0"/>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Lutetium Hafnium dating of mineral phases</w:t>
            </w:r>
          </w:p>
          <w:p w:rsidR="00000000" w:rsidDel="00000000" w:rsidP="00000000" w:rsidRDefault="00000000" w:rsidRPr="00000000" w14:paraId="0000006D">
            <w:pPr>
              <w:spacing w:after="0" w:before="238" w:line="233" w:lineRule="auto"/>
              <w:ind w:left="0" w:firstLine="0"/>
              <w:rPr/>
            </w:pPr>
            <w:r w:rsidDel="00000000" w:rsidR="00000000" w:rsidRPr="00000000">
              <w:rPr>
                <w:rFonts w:ascii="Arial" w:cs="Arial" w:eastAsia="Arial" w:hAnsi="Arial"/>
                <w:color w:val="333333"/>
                <w:sz w:val="20"/>
                <w:szCs w:val="20"/>
                <w:rtl w:val="0"/>
              </w:rPr>
              <w:t xml:space="preserve">Expansion roadmap</w:t>
            </w:r>
            <w:r w:rsidDel="00000000" w:rsidR="00000000" w:rsidRPr="00000000">
              <w:rPr>
                <w:rtl w:val="0"/>
              </w:rPr>
            </w:r>
          </w:p>
        </w:tc>
      </w:tr>
    </w:tbl>
    <w:p w:rsidR="00000000" w:rsidDel="00000000" w:rsidP="00000000" w:rsidRDefault="00000000" w:rsidRPr="00000000" w14:paraId="0000006E">
      <w:pPr>
        <w:widowControl w:val="1"/>
        <w:spacing w:after="64" w:before="204" w:line="233" w:lineRule="auto"/>
        <w:ind w:left="452" w:right="0" w:firstLine="0"/>
        <w:jc w:val="left"/>
        <w:rPr/>
      </w:pPr>
      <w:r w:rsidDel="00000000" w:rsidR="00000000" w:rsidRPr="00000000">
        <w:rPr>
          <w:rFonts w:ascii="Arial" w:cs="Arial" w:eastAsia="Arial" w:hAnsi="Arial"/>
          <w:b w:val="1"/>
          <w:bCs w:val="1"/>
          <w:i w:val="0"/>
          <w:iCs w:val="0"/>
          <w:color w:val="1f4e78"/>
          <w:sz w:val="22"/>
          <w:szCs w:val="22"/>
          <w:rtl w:val="0"/>
        </w:rPr>
        <w:t xml:space="preserve">5.2 Platform Features</w:t>
      </w:r>
      <w:r w:rsidDel="00000000" w:rsidR="00000000" w:rsidRPr="00000000">
        <w:rPr>
          <w:rtl w:val="0"/>
        </w:rPr>
      </w:r>
    </w:p>
    <w:tbl>
      <w:tblPr>
        <w:tblStyle w:val="Table6"/>
        <w:tblW w:w="9018.0" w:type="dxa"/>
        <w:jc w:val="left"/>
        <w:tblInd w:w="145.0" w:type="dxa"/>
        <w:tblLayout w:type="fixed"/>
        <w:tblLook w:val="0400"/>
      </w:tblPr>
      <w:tblGrid>
        <w:gridCol w:w="4509"/>
        <w:gridCol w:w="4509"/>
        <w:tblGridChange w:id="0">
          <w:tblGrid>
            <w:gridCol w:w="4509"/>
            <w:gridCol w:w="4509"/>
          </w:tblGrid>
        </w:tblGridChange>
      </w:tblGrid>
      <w:tr>
        <w:trPr>
          <w:cantSplit w:val="0"/>
          <w:trHeight w:val="1744" w:hRule="atLeast"/>
          <w:tblHeader w:val="0"/>
        </w:trPr>
        <w:tc>
          <w:tcPr>
            <w:shd w:fill="ffffff" w:val="clear"/>
          </w:tcPr>
          <w:p w:rsidR="00000000" w:rsidDel="00000000" w:rsidP="00000000" w:rsidRDefault="00000000" w:rsidRPr="00000000" w14:paraId="0000006F">
            <w:pPr>
              <w:widowControl w:val="1"/>
              <w:spacing w:after="0" w:before="160" w:line="240" w:lineRule="auto"/>
              <w:ind w:left="0" w:right="60" w:firstLine="0"/>
              <w:jc w:val="right"/>
              <w:rPr/>
            </w:pPr>
            <w:r w:rsidDel="00000000" w:rsidR="00000000" w:rsidRPr="00000000">
              <w:rPr/>
              <w:drawing>
                <wp:inline distB="0" distT="0" distL="114300" distR="114300">
                  <wp:extent cx="50800" cy="38100"/>
                  <wp:effectExtent b="0" l="0" r="0" t="0"/>
                  <wp:docPr id="18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1"/>
              <w:spacing w:after="0" w:before="280" w:line="240" w:lineRule="auto"/>
              <w:ind w:left="0" w:right="60" w:firstLine="0"/>
              <w:jc w:val="right"/>
              <w:rPr/>
            </w:pPr>
            <w:r w:rsidDel="00000000" w:rsidR="00000000" w:rsidRPr="00000000">
              <w:rPr/>
              <w:drawing>
                <wp:inline distB="0" distT="0" distL="114300" distR="114300">
                  <wp:extent cx="50800" cy="50800"/>
                  <wp:effectExtent b="0" l="0" r="0" t="0"/>
                  <wp:docPr id="18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1"/>
              <w:spacing w:after="0" w:before="280" w:line="240" w:lineRule="auto"/>
              <w:ind w:left="0" w:right="60" w:firstLine="0"/>
              <w:jc w:val="right"/>
              <w:rPr/>
            </w:pPr>
            <w:r w:rsidDel="00000000" w:rsidR="00000000" w:rsidRPr="00000000">
              <w:rPr/>
              <w:drawing>
                <wp:inline distB="0" distT="0" distL="114300" distR="114300">
                  <wp:extent cx="50800" cy="50800"/>
                  <wp:effectExtent b="0" l="0" r="0" t="0"/>
                  <wp:docPr id="18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1"/>
              <w:spacing w:after="0" w:before="260" w:line="240" w:lineRule="auto"/>
              <w:ind w:left="0" w:right="60" w:firstLine="0"/>
              <w:jc w:val="right"/>
              <w:rPr/>
            </w:pPr>
            <w:r w:rsidDel="00000000" w:rsidR="00000000" w:rsidRPr="00000000">
              <w:rPr/>
              <w:drawing>
                <wp:inline distB="0" distT="0" distL="114300" distR="114300">
                  <wp:extent cx="50800" cy="50800"/>
                  <wp:effectExtent b="0" l="0" r="0" t="0"/>
                  <wp:docPr id="19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1"/>
              <w:spacing w:after="0" w:before="280" w:line="240" w:lineRule="auto"/>
              <w:ind w:left="0" w:right="60" w:firstLine="0"/>
              <w:jc w:val="right"/>
              <w:rPr/>
            </w:pPr>
            <w:r w:rsidDel="00000000" w:rsidR="00000000" w:rsidRPr="00000000">
              <w:rPr/>
              <w:drawing>
                <wp:inline distB="0" distT="0" distL="114300" distR="114300">
                  <wp:extent cx="50800" cy="50800"/>
                  <wp:effectExtent b="0" l="0" r="0" t="0"/>
                  <wp:docPr id="19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074">
            <w:pPr>
              <w:widowControl w:val="1"/>
              <w:spacing w:after="0" w:before="60" w:line="326" w:lineRule="auto"/>
              <w:ind w:left="92" w:right="576" w:firstLine="0"/>
              <w:jc w:val="left"/>
              <w:rPr>
                <w:rFonts w:ascii="Arial" w:cs="Arial" w:eastAsia="Arial" w:hAnsi="Arial"/>
                <w:b w:val="0"/>
                <w:bCs w:val="0"/>
                <w:i w:val="0"/>
                <w:iCs w:val="0"/>
                <w:color w:val="333333"/>
                <w:sz w:val="21"/>
                <w:szCs w:val="21"/>
              </w:rPr>
            </w:pPr>
            <w:r w:rsidDel="00000000" w:rsidR="00000000" w:rsidRPr="00000000">
              <w:rPr>
                <w:rFonts w:ascii="Arial" w:cs="Arial" w:eastAsia="Arial" w:hAnsi="Arial"/>
                <w:b w:val="1"/>
                <w:bCs w:val="1"/>
                <w:i w:val="0"/>
                <w:iCs w:val="0"/>
                <w:color w:val="1f4e78"/>
                <w:sz w:val="21"/>
                <w:szCs w:val="21"/>
                <w:rtl w:val="0"/>
              </w:rPr>
              <w:t xml:space="preserve">Map View:</w:t>
            </w:r>
            <w:r w:rsidDel="00000000" w:rsidR="00000000" w:rsidRPr="00000000">
              <w:rPr>
                <w:rFonts w:ascii="Arial" w:cs="Arial" w:eastAsia="Arial" w:hAnsi="Arial"/>
                <w:b w:val="0"/>
                <w:bCs w:val="0"/>
                <w:i w:val="0"/>
                <w:iCs w:val="0"/>
                <w:color w:val="333333"/>
                <w:sz w:val="21"/>
                <w:szCs w:val="21"/>
                <w:rtl w:val="0"/>
              </w:rPr>
              <w:t xml:space="preserve"> Interactive spatial visualization with multiple basemaps (satellite, geology, topography) </w:t>
            </w:r>
          </w:p>
          <w:p w:rsidR="00000000" w:rsidDel="00000000" w:rsidP="00000000" w:rsidRDefault="00000000" w:rsidRPr="00000000" w14:paraId="00000075">
            <w:pPr>
              <w:widowControl w:val="1"/>
              <w:spacing w:after="0" w:before="60" w:line="326" w:lineRule="auto"/>
              <w:ind w:left="92" w:right="576" w:firstLine="0"/>
              <w:jc w:val="left"/>
              <w:rPr>
                <w:rFonts w:ascii="Arial" w:cs="Arial" w:eastAsia="Arial" w:hAnsi="Arial"/>
                <w:b w:val="0"/>
                <w:bCs w:val="0"/>
                <w:i w:val="0"/>
                <w:iCs w:val="0"/>
                <w:color w:val="333333"/>
                <w:sz w:val="21"/>
                <w:szCs w:val="21"/>
              </w:rPr>
            </w:pPr>
            <w:r w:rsidDel="00000000" w:rsidR="00000000" w:rsidRPr="00000000">
              <w:rPr>
                <w:rFonts w:ascii="Arial" w:cs="Arial" w:eastAsia="Arial" w:hAnsi="Arial"/>
                <w:b w:val="1"/>
                <w:bCs w:val="1"/>
                <w:i w:val="0"/>
                <w:iCs w:val="0"/>
                <w:color w:val="1f4e78"/>
                <w:sz w:val="21"/>
                <w:szCs w:val="21"/>
                <w:rtl w:val="0"/>
              </w:rPr>
              <w:t xml:space="preserve">3D View:</w:t>
            </w:r>
            <w:r w:rsidDel="00000000" w:rsidR="00000000" w:rsidRPr="00000000">
              <w:rPr>
                <w:rFonts w:ascii="Arial" w:cs="Arial" w:eastAsia="Arial" w:hAnsi="Arial"/>
                <w:b w:val="0"/>
                <w:bCs w:val="0"/>
                <w:i w:val="0"/>
                <w:iCs w:val="0"/>
                <w:color w:val="333333"/>
                <w:sz w:val="21"/>
                <w:szCs w:val="21"/>
                <w:rtl w:val="0"/>
              </w:rPr>
              <w:t xml:space="preserve"> Globe view and terrain visualization with analytical data overlay </w:t>
            </w:r>
            <w:r w:rsidDel="00000000" w:rsidR="00000000" w:rsidRPr="00000000">
              <w:rPr>
                <w:rtl w:val="0"/>
              </w:rPr>
              <w:br w:type="textWrapping"/>
            </w:r>
            <w:r w:rsidDel="00000000" w:rsidR="00000000" w:rsidRPr="00000000">
              <w:rPr>
                <w:rFonts w:ascii="Arial" w:cs="Arial" w:eastAsia="Arial" w:hAnsi="Arial"/>
                <w:b w:val="1"/>
                <w:bCs w:val="1"/>
                <w:i w:val="0"/>
                <w:iCs w:val="0"/>
                <w:color w:val="1f4e78"/>
                <w:sz w:val="21"/>
                <w:szCs w:val="21"/>
                <w:rtl w:val="0"/>
              </w:rPr>
              <w:t xml:space="preserve">Data Packages:</w:t>
            </w:r>
            <w:r w:rsidDel="00000000" w:rsidR="00000000" w:rsidRPr="00000000">
              <w:rPr>
                <w:rFonts w:ascii="Arial" w:cs="Arial" w:eastAsia="Arial" w:hAnsi="Arial"/>
                <w:b w:val="0"/>
                <w:bCs w:val="0"/>
                <w:i w:val="0"/>
                <w:iCs w:val="0"/>
                <w:color w:val="333333"/>
                <w:sz w:val="21"/>
                <w:szCs w:val="21"/>
                <w:rtl w:val="0"/>
              </w:rPr>
              <w:t xml:space="preserve"> Project-based data organization with granular sharing controls and permissions </w:t>
            </w:r>
          </w:p>
          <w:p w:rsidR="00000000" w:rsidDel="00000000" w:rsidP="00000000" w:rsidRDefault="00000000" w:rsidRPr="00000000" w14:paraId="00000076">
            <w:pPr>
              <w:widowControl w:val="1"/>
              <w:spacing w:after="0" w:before="60" w:line="326" w:lineRule="auto"/>
              <w:ind w:left="92" w:right="576" w:firstLine="0"/>
              <w:jc w:val="left"/>
              <w:rPr/>
            </w:pPr>
            <w:r w:rsidDel="00000000" w:rsidR="00000000" w:rsidRPr="00000000">
              <w:rPr>
                <w:rFonts w:ascii="Arial" w:cs="Arial" w:eastAsia="Arial" w:hAnsi="Arial"/>
                <w:b w:val="1"/>
                <w:bCs w:val="1"/>
                <w:i w:val="0"/>
                <w:iCs w:val="0"/>
                <w:color w:val="1f4e78"/>
                <w:sz w:val="21"/>
                <w:szCs w:val="21"/>
                <w:rtl w:val="0"/>
              </w:rPr>
              <w:t xml:space="preserve">Analytical Layers:</w:t>
            </w:r>
            <w:r w:rsidDel="00000000" w:rsidR="00000000" w:rsidRPr="00000000">
              <w:rPr>
                <w:rFonts w:ascii="Arial" w:cs="Arial" w:eastAsia="Arial" w:hAnsi="Arial"/>
                <w:b w:val="0"/>
                <w:bCs w:val="0"/>
                <w:i w:val="0"/>
                <w:iCs w:val="0"/>
                <w:color w:val="333333"/>
                <w:sz w:val="21"/>
                <w:szCs w:val="21"/>
                <w:rtl w:val="0"/>
              </w:rPr>
              <w:t xml:space="preserve"> Technique-specific data filtering and visualization dashboards </w:t>
            </w:r>
            <w:r w:rsidDel="00000000" w:rsidR="00000000" w:rsidRPr="00000000">
              <w:rPr>
                <w:rtl w:val="0"/>
              </w:rPr>
              <w:br w:type="textWrapping"/>
            </w:r>
            <w:r w:rsidDel="00000000" w:rsidR="00000000" w:rsidRPr="00000000">
              <w:rPr>
                <w:rFonts w:ascii="Arial" w:cs="Arial" w:eastAsia="Arial" w:hAnsi="Arial"/>
                <w:b w:val="1"/>
                <w:bCs w:val="1"/>
                <w:i w:val="0"/>
                <w:iCs w:val="0"/>
                <w:color w:val="1f4e78"/>
                <w:sz w:val="21"/>
                <w:szCs w:val="21"/>
                <w:rtl w:val="0"/>
              </w:rPr>
              <w:t xml:space="preserve">LithoPlates:</w:t>
            </w:r>
            <w:r w:rsidDel="00000000" w:rsidR="00000000" w:rsidRPr="00000000">
              <w:rPr>
                <w:rFonts w:ascii="Arial" w:cs="Arial" w:eastAsia="Arial" w:hAnsi="Arial"/>
                <w:b w:val="0"/>
                <w:bCs w:val="0"/>
                <w:i w:val="0"/>
                <w:iCs w:val="0"/>
                <w:color w:val="333333"/>
                <w:sz w:val="21"/>
                <w:szCs w:val="21"/>
                <w:rtl w:val="0"/>
              </w:rPr>
              <w:t xml:space="preserve"> Fully integrated </w:t>
            </w:r>
            <w:r w:rsidDel="00000000" w:rsidR="00000000" w:rsidRPr="00000000">
              <w:rPr>
                <w:rFonts w:ascii="Arial" w:cs="Arial" w:eastAsia="Arial" w:hAnsi="Arial"/>
                <w:color w:val="333333"/>
                <w:sz w:val="21"/>
                <w:szCs w:val="21"/>
                <w:rtl w:val="0"/>
              </w:rPr>
              <w:t xml:space="preserve">p</w:t>
            </w:r>
            <w:r w:rsidDel="00000000" w:rsidR="00000000" w:rsidRPr="00000000">
              <w:rPr>
                <w:rFonts w:ascii="Arial" w:cs="Arial" w:eastAsia="Arial" w:hAnsi="Arial"/>
                <w:b w:val="0"/>
                <w:bCs w:val="0"/>
                <w:i w:val="0"/>
                <w:iCs w:val="0"/>
                <w:color w:val="333333"/>
                <w:sz w:val="21"/>
                <w:szCs w:val="21"/>
                <w:rtl w:val="0"/>
              </w:rPr>
              <w:t xml:space="preserve">aleogeographic reconstruction tool (</w:t>
            </w:r>
            <w:r w:rsidDel="00000000" w:rsidR="00000000" w:rsidRPr="00000000">
              <w:rPr>
                <w:rFonts w:ascii="Arial" w:cs="Arial" w:eastAsia="Arial" w:hAnsi="Arial"/>
                <w:color w:val="333333"/>
                <w:sz w:val="21"/>
                <w:szCs w:val="21"/>
                <w:rtl w:val="0"/>
              </w:rPr>
              <w:t xml:space="preserve">7</w:t>
            </w:r>
            <w:r w:rsidDel="00000000" w:rsidR="00000000" w:rsidRPr="00000000">
              <w:rPr>
                <w:rFonts w:ascii="Arial" w:cs="Arial" w:eastAsia="Arial" w:hAnsi="Arial"/>
                <w:b w:val="0"/>
                <w:bCs w:val="0"/>
                <w:i w:val="0"/>
                <w:iCs w:val="0"/>
                <w:color w:val="333333"/>
                <w:sz w:val="21"/>
                <w:szCs w:val="21"/>
                <w:rtl w:val="0"/>
              </w:rPr>
              <w:t xml:space="preserve"> different plate tectonic models, time steps to 1.8 Ga)</w:t>
            </w:r>
            <w:r w:rsidDel="00000000" w:rsidR="00000000" w:rsidRPr="00000000">
              <w:rPr>
                <w:rtl w:val="0"/>
              </w:rPr>
            </w:r>
          </w:p>
        </w:tc>
      </w:tr>
    </w:tbl>
    <w:p w:rsidR="00000000" w:rsidDel="00000000" w:rsidP="00000000" w:rsidRDefault="00000000" w:rsidRPr="00000000" w14:paraId="00000077">
      <w:pPr>
        <w:widowControl w:val="1"/>
        <w:spacing w:after="0" w:before="0" w:line="14.399999999999999" w:lineRule="auto"/>
        <w:ind w:left="0" w:right="0" w:firstLine="0"/>
        <w:rPr/>
        <w:sectPr>
          <w:type w:val="nextPage"/>
          <w:pgSz w:h="16838" w:w="11899" w:orient="portrait"/>
          <w:pgMar w:bottom="0" w:top="338" w:left="0" w:right="0" w:header="720" w:footer="720"/>
        </w:sectPr>
      </w:pPr>
      <w:r w:rsidDel="00000000" w:rsidR="00000000" w:rsidRPr="00000000">
        <w:rPr>
          <w:rtl w:val="0"/>
        </w:rPr>
      </w:r>
    </w:p>
    <w:p w:rsidR="00000000" w:rsidDel="00000000" w:rsidP="00000000" w:rsidRDefault="00000000" w:rsidRPr="00000000" w14:paraId="00000078">
      <w:pPr>
        <w:widowControl w:val="1"/>
        <w:spacing w:after="9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294640</wp:posOffset>
            </wp:positionH>
            <wp:positionV relativeFrom="page">
              <wp:posOffset>438150</wp:posOffset>
            </wp:positionV>
            <wp:extent cx="6972300" cy="3915263"/>
            <wp:effectExtent b="0" l="0" r="0" t="0"/>
            <wp:wrapNone/>
            <wp:docPr id="13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972300" cy="3915263"/>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914400</wp:posOffset>
            </wp:positionH>
            <wp:positionV relativeFrom="page">
              <wp:posOffset>4178300</wp:posOffset>
            </wp:positionV>
            <wp:extent cx="50800" cy="50800"/>
            <wp:effectExtent b="0" l="0" r="0" t="0"/>
            <wp:wrapNone/>
            <wp:docPr id="14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0800" cy="508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4343400</wp:posOffset>
            </wp:positionH>
            <wp:positionV relativeFrom="page">
              <wp:posOffset>8648700</wp:posOffset>
            </wp:positionV>
            <wp:extent cx="292100" cy="114300"/>
            <wp:effectExtent b="0" l="0" r="0" t="0"/>
            <wp:wrapNone/>
            <wp:docPr id="14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92100" cy="1143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4914900</wp:posOffset>
            </wp:positionH>
            <wp:positionV relativeFrom="page">
              <wp:posOffset>8813800</wp:posOffset>
            </wp:positionV>
            <wp:extent cx="190500" cy="76200"/>
            <wp:effectExtent b="0" l="0" r="0" t="0"/>
            <wp:wrapNone/>
            <wp:docPr id="14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90500" cy="762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4648200</wp:posOffset>
            </wp:positionH>
            <wp:positionV relativeFrom="page">
              <wp:posOffset>8648700</wp:posOffset>
            </wp:positionV>
            <wp:extent cx="482600" cy="114300"/>
            <wp:effectExtent b="0" l="0" r="0" t="0"/>
            <wp:wrapNone/>
            <wp:docPr id="15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82600" cy="114300"/>
                    </a:xfrm>
                    <a:prstGeom prst="rect"/>
                    <a:ln/>
                  </pic:spPr>
                </pic:pic>
              </a:graphicData>
            </a:graphic>
          </wp:anchor>
        </w:drawing>
      </w:r>
      <w:r w:rsidDel="00000000" w:rsidR="00000000" w:rsidRPr="00000000">
        <w:rPr>
          <w:rtl w:val="0"/>
        </w:rPr>
      </w:r>
    </w:p>
    <w:p w:rsidR="00000000" w:rsidDel="00000000" w:rsidP="00000000" w:rsidRDefault="00000000" w:rsidRPr="00000000" w14:paraId="00000079">
      <w:pPr>
        <w:widowControl w:val="1"/>
        <w:spacing w:after="0" w:before="6432" w:line="276" w:lineRule="auto"/>
        <w:ind w:left="432" w:right="432" w:firstLine="0"/>
        <w:jc w:val="center"/>
        <w:rPr/>
      </w:pPr>
      <w:sdt>
        <w:sdtPr>
          <w:id w:val="-924322299"/>
          <w:tag w:val="goog_rdk_8"/>
        </w:sdtPr>
        <w:sdtContent>
          <w:commentRangeStart w:id="1"/>
        </w:sdtContent>
      </w:sdt>
      <w:r w:rsidDel="00000000" w:rsidR="00000000" w:rsidRPr="00000000">
        <w:rPr>
          <w:rFonts w:ascii="Arial" w:cs="Arial" w:eastAsia="Arial" w:hAnsi="Arial"/>
          <w:b w:val="1"/>
          <w:bCs w:val="1"/>
          <w:i w:val="0"/>
          <w:iCs w:val="0"/>
          <w:color w:val="1f4e78"/>
          <w:sz w:val="18"/>
          <w:szCs w:val="18"/>
          <w:rtl w:val="0"/>
        </w:rPr>
        <w:t xml:space="preserve">Figure 1:</w:t>
      </w:r>
      <w:r w:rsidDel="00000000" w:rsidR="00000000" w:rsidRPr="00000000">
        <w:rPr>
          <w:rFonts w:ascii="Arial" w:cs="Arial" w:eastAsia="Arial" w:hAnsi="Arial"/>
          <w:b w:val="0"/>
          <w:bCs w:val="0"/>
          <w:i w:val="1"/>
          <w:iCs w:val="1"/>
          <w:color w:val="666666"/>
          <w:sz w:val="18"/>
          <w:szCs w:val="18"/>
          <w:rtl w:val="0"/>
        </w:rPr>
        <w:t xml:space="preserve"> EarthBank's LithoPlates feature enables deep-time paleogeographic reconstruction of geochemical data using </w:t>
      </w:r>
      <w:sdt>
        <w:sdtPr>
          <w:id w:val="-1572305649"/>
          <w:tag w:val="goog_rdk_9"/>
        </w:sdtPr>
        <w:sdtContent>
          <w:ins w:author="Wayne Noble" w:id="0" w:date="2025-12-19T03:00:50Z"/>
          <w:sdt>
            <w:sdtPr>
              <w:id w:val="-817524797"/>
              <w:tag w:val="goog_rdk_10"/>
            </w:sdtPr>
            <w:sdtContent>
              <w:commentRangeStart w:id="2"/>
            </w:sdtContent>
          </w:sdt>
          <w:ins w:author="Wayne Noble" w:id="0" w:date="2025-12-19T03:00:50Z">
            <w:sdt>
              <w:sdtPr>
                <w:id w:val="112952845"/>
                <w:tag w:val="goog_rdk_11"/>
              </w:sdtPr>
              <w:sdtContent>
                <w:commentRangeStart w:id="2"/>
              </w:sdtContent>
            </w:sdt>
            <w:commentRangeEnd w:id="2"/>
            <w:r w:rsidDel="00000000" w:rsidR="00000000" w:rsidRPr="00000000">
              <w:commentReference w:id="2"/>
            </w:r>
            <w:sdt>
              <w:sdtPr>
                <w:id w:val="-1166412635"/>
                <w:tag w:val="goog_rdk_12"/>
              </w:sdtPr>
              <w:sdtContent>
                <w:r w:rsidDel="00000000" w:rsidR="00000000" w:rsidRPr="00000000">
                  <w:rPr>
                    <w:rFonts w:ascii="Arial" w:cs="Arial" w:eastAsia="Arial" w:hAnsi="Arial"/>
                    <w:i w:val="1"/>
                    <w:iCs w:val="1"/>
                    <w:color w:val="666666"/>
                    <w:sz w:val="18"/>
                    <w:szCs w:val="18"/>
                    <w:rtl w:val="0"/>
                    <w:rPrChange w:author="Wayne Noble" w:id="1" w:date="2025-12-19T03:00:50Z">
                      <w:rPr>
                        <w:rFonts w:ascii="Arial" w:cs="Arial" w:eastAsia="Arial" w:hAnsi="Arial"/>
                        <w:b w:val="0"/>
                        <w:bCs w:val="0"/>
                        <w:i w:val="1"/>
                        <w:iCs w:val="1"/>
                        <w:color w:val="666666"/>
                        <w:sz w:val="18"/>
                        <w:szCs w:val="18"/>
                      </w:rPr>
                    </w:rPrChange>
                  </w:rPr>
                  <w:t xml:space="preserve">7</w:t>
                </w:r>
              </w:sdtContent>
            </w:sdt>
          </w:ins>
        </w:sdtContent>
      </w:sdt>
      <w:sdt>
        <w:sdtPr>
          <w:id w:val="1498848364"/>
          <w:tag w:val="goog_rdk_13"/>
        </w:sdtPr>
        <w:sdtContent>
          <w:del w:author="Wayne Noble" w:id="0" w:date="2025-12-19T03:00:50Z"/>
          <w:sdt>
            <w:sdtPr>
              <w:id w:val="-1424908956"/>
              <w:tag w:val="goog_rdk_14"/>
            </w:sdtPr>
            <w:sdtContent>
              <w:del w:author="Wayne Noble" w:id="0" w:date="2025-12-19T03:00:50Z">
                <w:r w:rsidDel="00000000" w:rsidR="00000000" w:rsidRPr="00000000">
                  <w:rPr>
                    <w:rFonts w:ascii="Arial" w:cs="Arial" w:eastAsia="Arial" w:hAnsi="Arial"/>
                    <w:i w:val="1"/>
                    <w:iCs w:val="1"/>
                    <w:color w:val="666666"/>
                    <w:sz w:val="18"/>
                    <w:szCs w:val="18"/>
                    <w:rtl w:val="0"/>
                    <w:rPrChange w:author="Wayne Noble" w:id="1" w:date="2025-12-19T03:00:50Z">
                      <w:rPr>
                        <w:rFonts w:ascii="Arial" w:cs="Arial" w:eastAsia="Arial" w:hAnsi="Arial"/>
                        <w:i w:val="1"/>
                        <w:iCs w:val="1"/>
                        <w:color w:val="666666"/>
                        <w:sz w:val="18"/>
                        <w:szCs w:val="18"/>
                      </w:rPr>
                    </w:rPrChange>
                  </w:rPr>
                  <w:delText xml:space="preserve">7</w:delText>
                </w:r>
              </w:del>
            </w:sdtContent>
          </w:sdt>
          <w:del w:author="Wayne Noble" w:id="0" w:date="2025-12-19T03:00:50Z"/>
        </w:sdtContent>
      </w:sdt>
      <w:r w:rsidDel="00000000" w:rsidR="00000000" w:rsidRPr="00000000">
        <w:rPr>
          <w:rFonts w:ascii="Arial" w:cs="Arial" w:eastAsia="Arial" w:hAnsi="Arial"/>
          <w:b w:val="0"/>
          <w:bCs w:val="0"/>
          <w:i w:val="1"/>
          <w:iCs w:val="1"/>
          <w:color w:val="666666"/>
          <w:sz w:val="18"/>
          <w:szCs w:val="18"/>
          <w:rtl w:val="0"/>
        </w:rPr>
        <w:t xml:space="preserve"> different plate </w:t>
      </w:r>
      <w:commentRangeEnd w:id="1"/>
      <w:r w:rsidDel="00000000" w:rsidR="00000000" w:rsidRPr="00000000">
        <w:commentReference w:id="1"/>
      </w:r>
      <w:r w:rsidDel="00000000" w:rsidR="00000000" w:rsidRPr="00000000">
        <w:rPr>
          <w:rFonts w:ascii="Arial" w:cs="Arial" w:eastAsia="Arial" w:hAnsi="Arial"/>
          <w:b w:val="0"/>
          <w:bCs w:val="0"/>
          <w:i w:val="1"/>
          <w:iCs w:val="1"/>
          <w:color w:val="666666"/>
          <w:sz w:val="18"/>
          <w:szCs w:val="18"/>
          <w:rtl w:val="0"/>
        </w:rPr>
        <w:t xml:space="preserve">tectonic models. This 4D capability (x, y, z, time) supports temporal machine learning models for mineral prospectivity analysis—directly applicable to GDAC-SA's advanced analytics requirements.</w:t>
      </w:r>
      <w:r w:rsidDel="00000000" w:rsidR="00000000" w:rsidRPr="00000000">
        <w:rPr>
          <w:rtl w:val="0"/>
        </w:rPr>
      </w:r>
    </w:p>
    <w:p w:rsidR="00000000" w:rsidDel="00000000" w:rsidP="00000000" w:rsidRDefault="00000000" w:rsidRPr="00000000" w14:paraId="0000007A">
      <w:pPr>
        <w:widowControl w:val="1"/>
        <w:tabs>
          <w:tab w:val="left" w:leader="none" w:pos="752"/>
        </w:tabs>
        <w:spacing w:after="64" w:before="296" w:line="240" w:lineRule="auto"/>
        <w:ind w:left="520" w:right="864" w:firstLine="0"/>
        <w:jc w:val="left"/>
        <w:rPr/>
      </w:pPr>
      <w:r w:rsidDel="00000000" w:rsidR="00000000" w:rsidRPr="00000000">
        <w:rPr/>
        <w:drawing>
          <wp:inline distB="0" distT="0" distL="114300" distR="114300">
            <wp:extent cx="50800" cy="38100"/>
            <wp:effectExtent b="0" l="0" r="0" t="0"/>
            <wp:docPr id="16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Interpolation:</w:t>
      </w:r>
      <w:r w:rsidDel="00000000" w:rsidR="00000000" w:rsidRPr="00000000">
        <w:rPr>
          <w:rFonts w:ascii="Arial" w:cs="Arial" w:eastAsia="Arial" w:hAnsi="Arial"/>
          <w:b w:val="0"/>
          <w:bCs w:val="0"/>
          <w:i w:val="0"/>
          <w:iCs w:val="0"/>
          <w:color w:val="333333"/>
          <w:sz w:val="21"/>
          <w:szCs w:val="21"/>
          <w:rtl w:val="0"/>
        </w:rPr>
        <w:t xml:space="preserve"> On-the-fly Inverse Distance Weighting (IDW) interpolation for creating continuous geochemical </w:t>
      </w:r>
      <w:r w:rsidDel="00000000" w:rsidR="00000000" w:rsidRPr="00000000">
        <w:rPr>
          <w:rtl w:val="0"/>
        </w:rPr>
        <w:tab/>
      </w:r>
      <w:r w:rsidDel="00000000" w:rsidR="00000000" w:rsidRPr="00000000">
        <w:rPr>
          <w:rFonts w:ascii="Arial" w:cs="Arial" w:eastAsia="Arial" w:hAnsi="Arial"/>
          <w:b w:val="0"/>
          <w:bCs w:val="0"/>
          <w:i w:val="0"/>
          <w:iCs w:val="0"/>
          <w:color w:val="333333"/>
          <w:sz w:val="21"/>
          <w:szCs w:val="21"/>
          <w:rtl w:val="0"/>
        </w:rPr>
        <w:t xml:space="preserve">maps</w:t>
      </w:r>
      <w:r w:rsidDel="00000000" w:rsidR="00000000" w:rsidRPr="00000000">
        <w:rPr>
          <w:rtl w:val="0"/>
        </w:rPr>
      </w:r>
    </w:p>
    <w:tbl>
      <w:tblPr>
        <w:tblStyle w:val="Table7"/>
        <w:tblW w:w="10575.0" w:type="dxa"/>
        <w:jc w:val="left"/>
        <w:tblInd w:w="343.0" w:type="dxa"/>
        <w:tblLayout w:type="fixed"/>
        <w:tblLook w:val="0400"/>
      </w:tblPr>
      <w:tblGrid>
        <w:gridCol w:w="4515"/>
        <w:gridCol w:w="6060"/>
        <w:tblGridChange w:id="0">
          <w:tblGrid>
            <w:gridCol w:w="4515"/>
            <w:gridCol w:w="6060"/>
          </w:tblGrid>
        </w:tblGridChange>
      </w:tblGrid>
      <w:tr>
        <w:trPr>
          <w:cantSplit w:val="0"/>
          <w:trHeight w:val="588" w:hRule="atLeast"/>
          <w:tblHeader w:val="0"/>
        </w:trPr>
        <w:tc>
          <w:tcPr>
            <w:tcBorders>
              <w:bottom w:color="000000" w:space="0" w:sz="0" w:val="nil"/>
            </w:tcBorders>
            <w:shd w:fill="ffffff" w:val="clear"/>
          </w:tcPr>
          <w:p w:rsidR="00000000" w:rsidDel="00000000" w:rsidP="00000000" w:rsidRDefault="00000000" w:rsidRPr="00000000" w14:paraId="0000007B">
            <w:pPr>
              <w:widowControl w:val="1"/>
              <w:spacing w:after="0" w:before="156" w:line="240" w:lineRule="auto"/>
              <w:ind w:left="0" w:right="0" w:firstLine="0"/>
              <w:jc w:val="center"/>
              <w:rPr/>
            </w:pPr>
            <w:r w:rsidDel="00000000" w:rsidR="00000000" w:rsidRPr="00000000">
              <w:rPr/>
              <w:drawing>
                <wp:inline distB="0" distT="0" distL="114300" distR="114300">
                  <wp:extent cx="50800" cy="50800"/>
                  <wp:effectExtent b="0" l="0" r="0" t="0"/>
                  <wp:docPr id="17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800" cy="50800"/>
                          </a:xfrm>
                          <a:prstGeom prst="rect"/>
                          <a:ln/>
                        </pic:spPr>
                      </pic:pic>
                    </a:graphicData>
                  </a:graphic>
                </wp:inline>
              </w:drawing>
            </w:r>
            <w:r w:rsidDel="00000000" w:rsidR="00000000" w:rsidRPr="00000000">
              <w:rPr>
                <w:rtl w:val="0"/>
              </w:rPr>
            </w:r>
          </w:p>
        </w:tc>
        <w:tc>
          <w:tcPr>
            <w:tcBorders>
              <w:bottom w:color="000000" w:space="0" w:sz="0" w:val="nil"/>
            </w:tcBorders>
            <w:shd w:fill="ffffff" w:val="clear"/>
          </w:tcPr>
          <w:p w:rsidR="00000000" w:rsidDel="00000000" w:rsidP="00000000" w:rsidRDefault="00000000" w:rsidRPr="00000000" w14:paraId="0000007C">
            <w:pPr>
              <w:widowControl w:val="1"/>
              <w:spacing w:after="0" w:before="60" w:line="235" w:lineRule="auto"/>
              <w:ind w:left="92" w:right="0" w:firstLine="0"/>
              <w:jc w:val="left"/>
              <w:rPr/>
            </w:pPr>
            <w:r w:rsidDel="00000000" w:rsidR="00000000" w:rsidRPr="00000000">
              <w:rPr>
                <w:rFonts w:ascii="Arial" w:cs="Arial" w:eastAsia="Arial" w:hAnsi="Arial"/>
                <w:b w:val="1"/>
                <w:bCs w:val="1"/>
                <w:i w:val="0"/>
                <w:iCs w:val="0"/>
                <w:color w:val="1f4e78"/>
                <w:sz w:val="21"/>
                <w:szCs w:val="21"/>
                <w:rtl w:val="0"/>
              </w:rPr>
              <w:t xml:space="preserve">Swath </w:t>
            </w:r>
            <w:sdt>
              <w:sdtPr>
                <w:id w:val="1225252508"/>
                <w:tag w:val="goog_rdk_15"/>
              </w:sdtPr>
              <w:sdtContent>
                <w:commentRangeStart w:id="3"/>
              </w:sdtContent>
            </w:sdt>
            <w:r w:rsidDel="00000000" w:rsidR="00000000" w:rsidRPr="00000000">
              <w:rPr>
                <w:rFonts w:ascii="Arial" w:cs="Arial" w:eastAsia="Arial" w:hAnsi="Arial"/>
                <w:b w:val="1"/>
                <w:bCs w:val="1"/>
                <w:i w:val="0"/>
                <w:iCs w:val="0"/>
                <w:color w:val="1f4e78"/>
                <w:sz w:val="21"/>
                <w:szCs w:val="21"/>
                <w:rtl w:val="0"/>
              </w:rPr>
              <w:t xml:space="preserve">Profiles:</w:t>
            </w:r>
            <w:r w:rsidDel="00000000" w:rsidR="00000000" w:rsidRPr="00000000">
              <w:rPr>
                <w:rFonts w:ascii="Arial" w:cs="Arial" w:eastAsia="Arial" w:hAnsi="Arial"/>
                <w:b w:val="0"/>
                <w:bCs w:val="0"/>
                <w:i w:val="0"/>
                <w:iCs w:val="0"/>
                <w:color w:val="333333"/>
                <w:sz w:val="21"/>
                <w:szCs w:val="21"/>
                <w:rtl w:val="0"/>
              </w:rPr>
              <w:t xml:space="preserve"> Elevation and sample profile analysis</w:t>
            </w:r>
            <w:commentRangeEnd w:id="3"/>
            <w:r w:rsidDel="00000000" w:rsidR="00000000" w:rsidRPr="00000000">
              <w:commentReference w:id="3"/>
            </w:r>
            <w:r w:rsidDel="00000000" w:rsidR="00000000" w:rsidRPr="00000000">
              <w:rPr>
                <w:rFonts w:ascii="Arial" w:cs="Arial" w:eastAsia="Arial" w:hAnsi="Arial"/>
                <w:b w:val="0"/>
                <w:bCs w:val="0"/>
                <w:i w:val="0"/>
                <w:iCs w:val="0"/>
                <w:color w:val="333333"/>
                <w:sz w:val="21"/>
                <w:szCs w:val="21"/>
                <w:rtl w:val="0"/>
              </w:rPr>
              <w:t xml:space="preserve"> along user-defined transects</w:t>
            </w:r>
            <w:r w:rsidDel="00000000" w:rsidR="00000000" w:rsidRPr="00000000">
              <w:rPr>
                <w:rtl w:val="0"/>
              </w:rPr>
            </w:r>
          </w:p>
        </w:tc>
      </w:tr>
      <w:tr>
        <w:trPr>
          <w:cantSplit w:val="0"/>
          <w:trHeight w:val="60" w:hRule="atLeast"/>
          <w:tblHeader w:val="0"/>
        </w:trPr>
        <w:tc>
          <w:tcPr>
            <w:tcBorders>
              <w:top w:color="000000" w:space="0" w:sz="0" w:val="nil"/>
            </w:tcBorders>
            <w:shd w:fill="ffffff" w:val="clear"/>
          </w:tcPr>
          <w:p w:rsidR="00000000" w:rsidDel="00000000" w:rsidP="00000000" w:rsidRDefault="00000000" w:rsidRPr="00000000" w14:paraId="0000007D">
            <w:pPr>
              <w:rPr/>
            </w:pPr>
            <w:r w:rsidDel="00000000" w:rsidR="00000000" w:rsidRPr="00000000">
              <w:rPr>
                <w:rtl w:val="0"/>
              </w:rPr>
            </w:r>
          </w:p>
        </w:tc>
        <w:tc>
          <w:tcPr>
            <w:tcBorders>
              <w:top w:color="000000" w:space="0" w:sz="0" w:val="nil"/>
            </w:tcBorders>
            <w:shd w:fill="ffffff" w:val="clear"/>
          </w:tcPr>
          <w:p w:rsidR="00000000" w:rsidDel="00000000" w:rsidP="00000000" w:rsidRDefault="00000000" w:rsidRPr="00000000" w14:paraId="0000007E">
            <w:pPr>
              <w:rPr/>
            </w:pPr>
            <w:r w:rsidDel="00000000" w:rsidR="00000000" w:rsidRPr="00000000">
              <w:rPr>
                <w:rtl w:val="0"/>
              </w:rPr>
            </w:r>
          </w:p>
        </w:tc>
      </w:tr>
    </w:tbl>
    <w:p w:rsidR="00000000" w:rsidDel="00000000" w:rsidP="00000000" w:rsidRDefault="00000000" w:rsidRPr="00000000" w14:paraId="0000007F">
      <w:pPr>
        <w:widowControl w:val="1"/>
        <w:spacing w:after="0" w:before="234" w:line="276" w:lineRule="auto"/>
        <w:ind w:left="864" w:right="864" w:firstLine="0"/>
        <w:jc w:val="center"/>
        <w:rPr/>
        <w:sectPr>
          <w:type w:val="nextPage"/>
          <w:pgSz w:h="16838" w:w="11899" w:orient="portrait"/>
          <w:pgMar w:bottom="342" w:top="310" w:left="0" w:right="0" w:header="720" w:footer="720"/>
        </w:sectPr>
      </w:pPr>
      <w:r w:rsidDel="00000000" w:rsidR="00000000" w:rsidRPr="00000000">
        <w:rPr>
          <w:rFonts w:ascii="Arial" w:cs="Arial" w:eastAsia="Arial" w:hAnsi="Arial"/>
          <w:b w:val="1"/>
          <w:bCs w:val="1"/>
          <w:i w:val="0"/>
          <w:iCs w:val="0"/>
          <w:color w:val="1f4e78"/>
          <w:sz w:val="18"/>
          <w:szCs w:val="18"/>
          <w:rtl w:val="0"/>
        </w:rPr>
        <w:t xml:space="preserve">Figure 2:</w:t>
      </w:r>
      <w:r w:rsidDel="00000000" w:rsidR="00000000" w:rsidRPr="00000000">
        <w:rPr>
          <w:rFonts w:ascii="Arial" w:cs="Arial" w:eastAsia="Arial" w:hAnsi="Arial"/>
          <w:b w:val="0"/>
          <w:bCs w:val="0"/>
          <w:i w:val="1"/>
          <w:iCs w:val="1"/>
          <w:color w:val="666666"/>
          <w:sz w:val="18"/>
          <w:szCs w:val="18"/>
          <w:rtl w:val="0"/>
        </w:rPr>
        <w:t xml:space="preserve"> EarthBank's swath profile tool enables elevation and geochemical analysis along user-defined transects. This feature demonstrates the platform's advanced spatial analytics capabilities for mineral exploration and tectonic interpretation</w:t>
      </w:r>
      <w:r w:rsidDel="00000000" w:rsidR="00000000" w:rsidRPr="00000000">
        <w:rPr>
          <w:rFonts w:ascii="Arial" w:cs="Arial" w:eastAsia="Arial" w:hAnsi="Arial"/>
          <w:b w:val="0"/>
          <w:bCs w:val="0"/>
          <w:i w:val="1"/>
          <w:iCs w:val="1"/>
          <w:color w:val="666666"/>
          <w:sz w:val="18"/>
          <w:szCs w:val="18"/>
        </w:rPr>
        <w:drawing>
          <wp:anchor allowOverlap="1" behindDoc="1" distB="0" distT="0" distL="0" distR="0" hidden="0" layoutInCell="1" locked="0" relativeHeight="0" simplePos="0">
            <wp:simplePos x="0" y="0"/>
            <wp:positionH relativeFrom="page">
              <wp:posOffset>294640</wp:posOffset>
            </wp:positionH>
            <wp:positionV relativeFrom="page">
              <wp:posOffset>6734175</wp:posOffset>
            </wp:positionV>
            <wp:extent cx="6972300" cy="3498556"/>
            <wp:effectExtent b="0" l="0" r="0" t="0"/>
            <wp:wrapNone/>
            <wp:docPr id="17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972300" cy="3498556"/>
                    </a:xfrm>
                    <a:prstGeom prst="rect"/>
                    <a:ln/>
                  </pic:spPr>
                </pic:pic>
              </a:graphicData>
            </a:graphic>
          </wp:anchor>
        </w:drawing>
      </w:r>
      <w:r w:rsidDel="00000000" w:rsidR="00000000" w:rsidRPr="00000000">
        <w:rPr>
          <w:rFonts w:ascii="Arial" w:cs="Arial" w:eastAsia="Arial" w:hAnsi="Arial"/>
          <w:b w:val="0"/>
          <w:bCs w:val="0"/>
          <w:i w:val="1"/>
          <w:iCs w:val="1"/>
          <w:color w:val="666666"/>
          <w:sz w:val="18"/>
          <w:szCs w:val="18"/>
          <w:rtl w:val="0"/>
        </w:rPr>
        <w:t xml:space="preserve">.</w:t>
      </w:r>
      <w:r w:rsidDel="00000000" w:rsidR="00000000" w:rsidRPr="00000000">
        <w:rPr>
          <w:rtl w:val="0"/>
        </w:rPr>
      </w:r>
    </w:p>
    <w:p w:rsidR="00000000" w:rsidDel="00000000" w:rsidP="00000000" w:rsidRDefault="00000000" w:rsidRPr="00000000" w14:paraId="00000080">
      <w:pPr>
        <w:widowControl w:val="1"/>
        <w:spacing w:after="126" w:before="0" w:line="220" w:lineRule="auto"/>
        <w:ind w:left="0" w:right="0" w:firstLine="0"/>
        <w:rPr/>
      </w:pPr>
      <w:sdt>
        <w:sdtPr>
          <w:id w:val="810128153"/>
          <w:tag w:val="goog_rdk_16"/>
        </w:sdtPr>
        <w:sdtContent>
          <w:commentRangeStart w:id="4"/>
        </w:sdtContent>
      </w:sdt>
      <w:r w:rsidDel="00000000" w:rsidR="00000000" w:rsidRPr="00000000">
        <w:rPr/>
        <w:drawing>
          <wp:inline distB="114300" distT="114300" distL="114300" distR="114300">
            <wp:extent cx="7007550" cy="3873500"/>
            <wp:effectExtent b="0" l="0" r="0" t="0"/>
            <wp:docPr id="15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7007550" cy="38735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1">
      <w:pPr>
        <w:widowControl w:val="1"/>
        <w:tabs>
          <w:tab w:val="left" w:leader="none" w:pos="302"/>
        </w:tabs>
        <w:spacing w:after="0" w:before="0" w:line="240" w:lineRule="auto"/>
        <w:ind w:left="70" w:right="0" w:firstLine="0"/>
        <w:jc w:val="left"/>
        <w:rPr/>
      </w:pPr>
      <w:r w:rsidDel="00000000" w:rsidR="00000000" w:rsidRPr="00000000">
        <w:rPr/>
        <w:drawing>
          <wp:inline distB="0" distT="0" distL="114300" distR="114300">
            <wp:extent cx="50800" cy="50800"/>
            <wp:effectExtent b="0" l="0" r="0" t="0"/>
            <wp:docPr id="17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DOI Minting:</w:t>
      </w:r>
      <w:r w:rsidDel="00000000" w:rsidR="00000000" w:rsidRPr="00000000">
        <w:rPr>
          <w:rFonts w:ascii="Arial" w:cs="Arial" w:eastAsia="Arial" w:hAnsi="Arial"/>
          <w:b w:val="0"/>
          <w:bCs w:val="0"/>
          <w:i w:val="0"/>
          <w:iCs w:val="0"/>
          <w:color w:val="333333"/>
          <w:sz w:val="21"/>
          <w:szCs w:val="21"/>
          <w:rtl w:val="0"/>
        </w:rPr>
        <w:t xml:space="preserve"> Digital Object Identifier generation for published datasets</w:t>
      </w:r>
      <w:r w:rsidDel="00000000" w:rsidR="00000000" w:rsidRPr="00000000">
        <w:rPr>
          <w:rtl w:val="0"/>
        </w:rPr>
      </w:r>
    </w:p>
    <w:p w:rsidR="00000000" w:rsidDel="00000000" w:rsidP="00000000" w:rsidRDefault="00000000" w:rsidRPr="00000000" w14:paraId="00000082">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7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IGSN Minting:</w:t>
      </w:r>
      <w:r w:rsidDel="00000000" w:rsidR="00000000" w:rsidRPr="00000000">
        <w:rPr>
          <w:rFonts w:ascii="Arial" w:cs="Arial" w:eastAsia="Arial" w:hAnsi="Arial"/>
          <w:b w:val="0"/>
          <w:bCs w:val="0"/>
          <w:i w:val="0"/>
          <w:iCs w:val="0"/>
          <w:color w:val="333333"/>
          <w:sz w:val="21"/>
          <w:szCs w:val="21"/>
          <w:rtl w:val="0"/>
        </w:rPr>
        <w:t xml:space="preserve"> International Geo Sample Number registration for sample provenance</w:t>
      </w:r>
      <w:r w:rsidDel="00000000" w:rsidR="00000000" w:rsidRPr="00000000">
        <w:rPr>
          <w:rtl w:val="0"/>
        </w:rPr>
      </w:r>
    </w:p>
    <w:p w:rsidR="00000000" w:rsidDel="00000000" w:rsidP="00000000" w:rsidRDefault="00000000" w:rsidRPr="00000000" w14:paraId="00000083">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38100"/>
            <wp:effectExtent b="0" l="0" r="0" t="0"/>
            <wp:docPr id="14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REST API:</w:t>
      </w:r>
      <w:r w:rsidDel="00000000" w:rsidR="00000000" w:rsidRPr="00000000">
        <w:rPr>
          <w:rFonts w:ascii="Arial" w:cs="Arial" w:eastAsia="Arial" w:hAnsi="Arial"/>
          <w:b w:val="0"/>
          <w:bCs w:val="0"/>
          <w:i w:val="0"/>
          <w:iCs w:val="0"/>
          <w:color w:val="333333"/>
          <w:sz w:val="21"/>
          <w:szCs w:val="21"/>
          <w:rtl w:val="0"/>
        </w:rPr>
        <w:t xml:space="preserve"> Full programmatic access for machine-to-machine interoperability</w:t>
      </w:r>
      <w:r w:rsidDel="00000000" w:rsidR="00000000" w:rsidRPr="00000000">
        <w:rPr>
          <w:rtl w:val="0"/>
        </w:rPr>
      </w:r>
    </w:p>
    <w:p w:rsidR="00000000" w:rsidDel="00000000" w:rsidP="00000000" w:rsidRDefault="00000000" w:rsidRPr="00000000" w14:paraId="00000084">
      <w:pPr>
        <w:widowControl w:val="1"/>
        <w:tabs>
          <w:tab w:val="left" w:leader="none" w:pos="302"/>
        </w:tabs>
        <w:spacing w:after="0" w:before="126" w:line="240" w:lineRule="auto"/>
        <w:ind w:left="70" w:right="0" w:firstLine="0"/>
        <w:jc w:val="left"/>
        <w:rPr/>
      </w:pPr>
      <w:r w:rsidDel="00000000" w:rsidR="00000000" w:rsidRPr="00000000">
        <w:rPr/>
        <w:drawing>
          <wp:inline distB="0" distT="0" distL="114300" distR="114300">
            <wp:extent cx="50800" cy="38100"/>
            <wp:effectExtent b="0" l="0" r="0" t="0"/>
            <wp:docPr id="14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Shapefile Export:</w:t>
      </w:r>
      <w:r w:rsidDel="00000000" w:rsidR="00000000" w:rsidRPr="00000000">
        <w:rPr>
          <w:rFonts w:ascii="Arial" w:cs="Arial" w:eastAsia="Arial" w:hAnsi="Arial"/>
          <w:b w:val="0"/>
          <w:bCs w:val="0"/>
          <w:i w:val="0"/>
          <w:iCs w:val="0"/>
          <w:color w:val="333333"/>
          <w:sz w:val="21"/>
          <w:szCs w:val="21"/>
          <w:rtl w:val="0"/>
        </w:rPr>
        <w:t xml:space="preserve"> GIS-compatible data export for integration with external tools</w:t>
      </w:r>
      <w:r w:rsidDel="00000000" w:rsidR="00000000" w:rsidRPr="00000000">
        <w:rPr>
          <w:rtl w:val="0"/>
        </w:rPr>
      </w:r>
    </w:p>
    <w:p w:rsidR="00000000" w:rsidDel="00000000" w:rsidP="00000000" w:rsidRDefault="00000000" w:rsidRPr="00000000" w14:paraId="00000085">
      <w:pPr>
        <w:widowControl w:val="1"/>
        <w:tabs>
          <w:tab w:val="left" w:leader="none" w:pos="302"/>
        </w:tabs>
        <w:spacing w:after="0" w:before="110" w:line="240" w:lineRule="auto"/>
        <w:ind w:left="70" w:right="0" w:firstLine="0"/>
        <w:jc w:val="left"/>
        <w:rPr/>
      </w:pPr>
      <w:r w:rsidDel="00000000" w:rsidR="00000000" w:rsidRPr="00000000">
        <w:rPr>
          <w:rtl w:val="0"/>
        </w:rPr>
      </w:r>
    </w:p>
    <w:p w:rsidR="00000000" w:rsidDel="00000000" w:rsidP="00000000" w:rsidRDefault="00000000" w:rsidRPr="00000000" w14:paraId="00000086">
      <w:pPr>
        <w:widowControl w:val="1"/>
        <w:spacing w:after="0" w:before="320" w:line="235" w:lineRule="auto"/>
        <w:ind w:left="2" w:right="0" w:firstLine="0"/>
        <w:jc w:val="left"/>
        <w:rPr/>
      </w:pPr>
      <w:r w:rsidDel="00000000" w:rsidR="00000000" w:rsidRPr="00000000">
        <w:rPr>
          <w:rFonts w:ascii="Arial" w:cs="Arial" w:eastAsia="Arial" w:hAnsi="Arial"/>
          <w:b w:val="1"/>
          <w:bCs w:val="1"/>
          <w:i w:val="0"/>
          <w:iCs w:val="0"/>
          <w:color w:val="1f4e78"/>
          <w:sz w:val="26"/>
          <w:szCs w:val="26"/>
          <w:rtl w:val="0"/>
        </w:rPr>
        <w:t xml:space="preserve">6. Project Performance Evaluation</w:t>
      </w:r>
      <w:r w:rsidDel="00000000" w:rsidR="00000000" w:rsidRPr="00000000">
        <w:rPr>
          <w:rtl w:val="0"/>
        </w:rPr>
      </w:r>
    </w:p>
    <w:p w:rsidR="00000000" w:rsidDel="00000000" w:rsidP="00000000" w:rsidRDefault="00000000" w:rsidRPr="00000000" w14:paraId="00000087">
      <w:pPr>
        <w:widowControl w:val="1"/>
        <w:spacing w:after="0" w:before="330"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6.1 Overall Performance Rating</w:t>
      </w:r>
      <w:r w:rsidDel="00000000" w:rsidR="00000000" w:rsidRPr="00000000">
        <w:rPr>
          <w:rtl w:val="0"/>
        </w:rPr>
      </w:r>
    </w:p>
    <w:p w:rsidR="00000000" w:rsidDel="00000000" w:rsidP="00000000" w:rsidRDefault="00000000" w:rsidRPr="00000000" w14:paraId="00000088">
      <w:pPr>
        <w:widowControl w:val="1"/>
        <w:spacing w:after="0" w:before="296" w:line="233" w:lineRule="auto"/>
        <w:ind w:left="288" w:right="0" w:firstLine="0"/>
        <w:jc w:val="left"/>
        <w:rPr/>
      </w:pPr>
      <w:r w:rsidDel="00000000" w:rsidR="00000000" w:rsidRPr="00000000">
        <w:rPr>
          <w:rFonts w:ascii="Arial" w:cs="Arial" w:eastAsia="Arial" w:hAnsi="Arial"/>
          <w:b w:val="1"/>
          <w:bCs w:val="1"/>
          <w:i w:val="0"/>
          <w:iCs w:val="0"/>
          <w:color w:val="1f4e78"/>
          <w:sz w:val="20"/>
          <w:szCs w:val="20"/>
          <w:rtl w:val="0"/>
        </w:rPr>
        <w:t xml:space="preserve">Performance Rating: Excellent (5/5)</w:t>
      </w:r>
      <w:r w:rsidDel="00000000" w:rsidR="00000000" w:rsidRPr="00000000">
        <w:rPr>
          <w:rtl w:val="0"/>
        </w:rPr>
      </w:r>
    </w:p>
    <w:p w:rsidR="00000000" w:rsidDel="00000000" w:rsidP="00000000" w:rsidRDefault="00000000" w:rsidRPr="00000000" w14:paraId="00000089">
      <w:pPr>
        <w:widowControl w:val="1"/>
        <w:spacing w:after="498" w:before="46" w:line="233" w:lineRule="auto"/>
        <w:ind w:left="288" w:right="0" w:firstLine="0"/>
        <w:jc w:val="left"/>
        <w:rPr/>
      </w:pPr>
      <w:r w:rsidDel="00000000" w:rsidR="00000000" w:rsidRPr="00000000">
        <w:rPr>
          <w:rFonts w:ascii="Arial" w:cs="Arial" w:eastAsia="Arial" w:hAnsi="Arial"/>
          <w:b w:val="0"/>
          <w:bCs w:val="0"/>
          <w:i w:val="0"/>
          <w:iCs w:val="0"/>
          <w:color w:val="333333"/>
          <w:sz w:val="20"/>
          <w:szCs w:val="20"/>
          <w:rtl w:val="0"/>
        </w:rPr>
        <w:t xml:space="preserve">100% successful delivery across all project milestones from 2019-2025</w:t>
      </w:r>
      <w:r w:rsidDel="00000000" w:rsidR="00000000" w:rsidRPr="00000000">
        <w:rPr>
          <w:rtl w:val="0"/>
        </w:rPr>
      </w:r>
    </w:p>
    <w:tbl>
      <w:tblPr>
        <w:tblStyle w:val="Table8"/>
        <w:tblW w:w="11028.000000000002" w:type="dxa"/>
        <w:jc w:val="left"/>
        <w:tblInd w:w="-107.00000000000003" w:type="dxa"/>
        <w:tblLayout w:type="fixed"/>
        <w:tblLook w:val="0400"/>
      </w:tblPr>
      <w:tblGrid>
        <w:gridCol w:w="3676"/>
        <w:gridCol w:w="3676"/>
        <w:gridCol w:w="3676"/>
        <w:tblGridChange w:id="0">
          <w:tblGrid>
            <w:gridCol w:w="3676"/>
            <w:gridCol w:w="3676"/>
            <w:gridCol w:w="3676"/>
          </w:tblGrid>
        </w:tblGridChange>
      </w:tblGrid>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8A">
            <w:pPr>
              <w:widowControl w:val="1"/>
              <w:spacing w:after="0" w:before="102" w:line="233" w:lineRule="auto"/>
              <w:ind w:left="124" w:right="0" w:firstLine="0"/>
              <w:jc w:val="left"/>
              <w:rPr/>
            </w:pPr>
            <w:r w:rsidDel="00000000" w:rsidR="00000000" w:rsidRPr="00000000">
              <w:rPr>
                <w:rFonts w:ascii="Arial" w:cs="Arial" w:eastAsia="Arial" w:hAnsi="Arial"/>
                <w:b w:val="1"/>
                <w:bCs w:val="1"/>
                <w:i w:val="0"/>
                <w:iCs w:val="0"/>
                <w:color w:val="ababab"/>
                <w:sz w:val="20"/>
                <w:szCs w:val="20"/>
                <w:rtl w:val="0"/>
              </w:rPr>
              <w:t xml:space="preserve">Performance Metric</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8B">
            <w:pPr>
              <w:widowControl w:val="1"/>
              <w:spacing w:after="0" w:before="102" w:line="233" w:lineRule="auto"/>
              <w:ind w:left="116" w:right="0" w:firstLine="0"/>
              <w:jc w:val="left"/>
              <w:rPr/>
            </w:pPr>
            <w:r w:rsidDel="00000000" w:rsidR="00000000" w:rsidRPr="00000000">
              <w:rPr>
                <w:rFonts w:ascii="Arial" w:cs="Arial" w:eastAsia="Arial" w:hAnsi="Arial"/>
                <w:b w:val="1"/>
                <w:bCs w:val="1"/>
                <w:i w:val="0"/>
                <w:iCs w:val="0"/>
                <w:color w:val="ababab"/>
                <w:sz w:val="20"/>
                <w:szCs w:val="20"/>
                <w:rtl w:val="0"/>
              </w:rPr>
              <w:t xml:space="preserve">Rating</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8C">
            <w:pPr>
              <w:widowControl w:val="1"/>
              <w:spacing w:after="0" w:before="102" w:line="233" w:lineRule="auto"/>
              <w:ind w:left="126" w:right="0" w:firstLine="0"/>
              <w:jc w:val="left"/>
              <w:rPr/>
            </w:pPr>
            <w:r w:rsidDel="00000000" w:rsidR="00000000" w:rsidRPr="00000000">
              <w:rPr>
                <w:rFonts w:ascii="Arial" w:cs="Arial" w:eastAsia="Arial" w:hAnsi="Arial"/>
                <w:b w:val="1"/>
                <w:bCs w:val="1"/>
                <w:i w:val="0"/>
                <w:iCs w:val="0"/>
                <w:color w:val="ababab"/>
                <w:sz w:val="20"/>
                <w:szCs w:val="20"/>
                <w:rtl w:val="0"/>
              </w:rPr>
              <w:t xml:space="preserve">Evidence</w:t>
            </w:r>
            <w:r w:rsidDel="00000000" w:rsidR="00000000" w:rsidRPr="00000000">
              <w:rPr>
                <w:rtl w:val="0"/>
              </w:rPr>
            </w:r>
          </w:p>
        </w:tc>
      </w:tr>
      <w:tr>
        <w:trPr>
          <w:cantSplit w:val="0"/>
          <w:trHeight w:val="464" w:hRule="atLeast"/>
          <w:tblHeader w:val="0"/>
        </w:trPr>
        <w:tc>
          <w:tcPr>
            <w:tcBorders>
              <w:top w:color="000000" w:space="0" w:sz="0" w:val="nil"/>
              <w:bottom w:color="000000" w:space="0" w:sz="0" w:val="nil"/>
            </w:tcBorders>
          </w:tcPr>
          <w:p w:rsidR="00000000" w:rsidDel="00000000" w:rsidP="00000000" w:rsidRDefault="00000000" w:rsidRPr="00000000" w14:paraId="0000008D">
            <w:pPr>
              <w:widowControl w:val="1"/>
              <w:spacing w:after="0" w:before="10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On-Time Delivery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E">
            <w:pPr>
              <w:widowControl w:val="1"/>
              <w:spacing w:after="0" w:before="102"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Excellent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F">
            <w:pPr>
              <w:widowControl w:val="1"/>
              <w:spacing w:after="0" w:before="102"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100% of milestones delivered on schedule (2019-2025)</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90">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Technical Quality</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1">
            <w:pPr>
              <w:widowControl w:val="1"/>
              <w:spacing w:after="0" w:before="104"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Excellent</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2">
            <w:pPr>
              <w:widowControl w:val="1"/>
              <w:spacing w:after="0" w:before="104"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CoreTrustSeal certification, FAIR compliance, peer-reviewed publication</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93">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Client Satisfaction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4">
            <w:pPr>
              <w:widowControl w:val="1"/>
              <w:spacing w:after="0" w:before="104"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Excellent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5">
            <w:pPr>
              <w:widowControl w:val="1"/>
              <w:spacing w:after="0" w:before="104"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6+ years continuous engagement, ongoing contract renewals</w:t>
            </w:r>
            <w:r w:rsidDel="00000000" w:rsidR="00000000" w:rsidRPr="00000000">
              <w:rPr>
                <w:rtl w:val="0"/>
              </w:rPr>
            </w:r>
          </w:p>
        </w:tc>
      </w:tr>
      <w:tr>
        <w:trPr>
          <w:cantSplit w:val="0"/>
          <w:trHeight w:val="466"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96">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Budget Compliance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7">
            <w:pPr>
              <w:widowControl w:val="1"/>
              <w:spacing w:after="0" w:before="104"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Excellent</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8">
            <w:pPr>
              <w:widowControl w:val="1"/>
              <w:spacing w:after="0" w:before="104"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Delivered within budget, expanded to $19M program funding</w:t>
            </w:r>
            <w:r w:rsidDel="00000000" w:rsidR="00000000" w:rsidRPr="00000000">
              <w:rPr>
                <w:rtl w:val="0"/>
              </w:rPr>
            </w:r>
          </w:p>
        </w:tc>
      </w:tr>
    </w:tbl>
    <w:p w:rsidR="00000000" w:rsidDel="00000000" w:rsidP="00000000" w:rsidRDefault="00000000" w:rsidRPr="00000000" w14:paraId="00000099">
      <w:pPr>
        <w:widowControl w:val="1"/>
        <w:spacing w:after="0" w:before="204"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6.2 Key Performance Outcomes</w:t>
      </w:r>
      <w:r w:rsidDel="00000000" w:rsidR="00000000" w:rsidRPr="00000000">
        <w:rPr>
          <w:rtl w:val="0"/>
        </w:rPr>
      </w:r>
    </w:p>
    <w:p w:rsidR="00000000" w:rsidDel="00000000" w:rsidP="00000000" w:rsidRDefault="00000000" w:rsidRPr="00000000" w14:paraId="0000009A">
      <w:pPr>
        <w:widowControl w:val="1"/>
        <w:tabs>
          <w:tab w:val="left" w:leader="none" w:pos="302"/>
        </w:tabs>
        <w:spacing w:after="0" w:before="0" w:line="240" w:lineRule="auto"/>
        <w:ind w:left="70" w:right="0" w:firstLine="0"/>
        <w:jc w:val="left"/>
        <w:rPr/>
      </w:pPr>
      <w:r w:rsidDel="00000000" w:rsidR="00000000" w:rsidRPr="00000000">
        <w:rPr/>
        <w:drawing>
          <wp:inline distB="0" distT="0" distL="114300" distR="114300">
            <wp:extent cx="50800" cy="38100"/>
            <wp:effectExtent b="0" l="0" r="0" t="0"/>
            <wp:docPr id="14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38100"/>
                    </a:xfrm>
                    <a:prstGeom prst="rect"/>
                    <a:ln/>
                  </pic:spPr>
                </pic:pic>
              </a:graphicData>
            </a:graphic>
          </wp:inline>
        </w:drawing>
      </w:r>
      <w:r w:rsidDel="00000000" w:rsidR="00000000" w:rsidRPr="00000000">
        <w:rPr>
          <w:rtl w:val="0"/>
        </w:rPr>
        <w:tab/>
      </w:r>
      <w:sdt>
        <w:sdtPr>
          <w:id w:val="1482109254"/>
          <w:tag w:val="goog_rdk_17"/>
        </w:sdtPr>
        <w:sdtContent>
          <w:r w:rsidDel="00000000" w:rsidR="00000000" w:rsidRPr="00000000">
            <w:rPr>
              <w:rFonts w:ascii="Arial Unicode MS" w:cs="Arial Unicode MS" w:eastAsia="Arial Unicode MS" w:hAnsi="Arial Unicode MS"/>
              <w:b w:val="0"/>
              <w:bCs w:val="0"/>
              <w:i w:val="0"/>
              <w:iCs w:val="0"/>
              <w:color w:val="333333"/>
              <w:sz w:val="17"/>
              <w:szCs w:val="17"/>
              <w:rtl w:val="0"/>
            </w:rPr>
            <w:t xml:space="preserve">✅</w:t>
          </w:r>
        </w:sdtContent>
      </w:sdt>
      <w:r w:rsidDel="00000000" w:rsidR="00000000" w:rsidRPr="00000000">
        <w:rPr>
          <w:rFonts w:ascii="Arial" w:cs="Arial" w:eastAsia="Arial" w:hAnsi="Arial"/>
          <w:b w:val="1"/>
          <w:bCs w:val="1"/>
          <w:i w:val="0"/>
          <w:iCs w:val="0"/>
          <w:color w:val="1f4e78"/>
          <w:sz w:val="21"/>
          <w:szCs w:val="21"/>
          <w:rtl w:val="0"/>
        </w:rPr>
        <w:t xml:space="preserve">100% on-time delivery</w:t>
      </w:r>
      <w:r w:rsidDel="00000000" w:rsidR="00000000" w:rsidRPr="00000000">
        <w:rPr>
          <w:rFonts w:ascii="Arial" w:cs="Arial" w:eastAsia="Arial" w:hAnsi="Arial"/>
          <w:b w:val="0"/>
          <w:bCs w:val="0"/>
          <w:i w:val="0"/>
          <w:iCs w:val="0"/>
          <w:color w:val="333333"/>
          <w:sz w:val="21"/>
          <w:szCs w:val="21"/>
          <w:rtl w:val="0"/>
        </w:rPr>
        <w:t xml:space="preserve"> of all milestones (2019-2025)</w:t>
      </w:r>
      <w:r w:rsidDel="00000000" w:rsidR="00000000" w:rsidRPr="00000000">
        <w:rPr>
          <w:rtl w:val="0"/>
        </w:rPr>
      </w:r>
    </w:p>
    <w:p w:rsidR="00000000" w:rsidDel="00000000" w:rsidP="00000000" w:rsidRDefault="00000000" w:rsidRPr="00000000" w14:paraId="0000009B">
      <w:pPr>
        <w:widowControl w:val="1"/>
        <w:tabs>
          <w:tab w:val="left" w:leader="none" w:pos="302"/>
        </w:tabs>
        <w:spacing w:after="0" w:before="0" w:line="240" w:lineRule="auto"/>
        <w:ind w:left="70" w:right="0" w:firstLine="0"/>
        <w:jc w:val="left"/>
        <w:rPr/>
      </w:pPr>
      <w:r w:rsidDel="00000000" w:rsidR="00000000" w:rsidRPr="00000000">
        <w:rPr/>
        <w:drawing>
          <wp:inline distB="0" distT="0" distL="114300" distR="114300">
            <wp:extent cx="50800" cy="50800"/>
            <wp:effectExtent b="0" l="0" r="0" t="0"/>
            <wp:docPr id="15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tab/>
      </w:r>
      <w:sdt>
        <w:sdtPr>
          <w:id w:val="852417297"/>
          <w:tag w:val="goog_rdk_18"/>
        </w:sdtPr>
        <w:sdtContent>
          <w:r w:rsidDel="00000000" w:rsidR="00000000" w:rsidRPr="00000000">
            <w:rPr>
              <w:rFonts w:ascii="Arial Unicode MS" w:cs="Arial Unicode MS" w:eastAsia="Arial Unicode MS" w:hAnsi="Arial Unicode MS"/>
              <w:b w:val="0"/>
              <w:bCs w:val="0"/>
              <w:i w:val="0"/>
              <w:iCs w:val="0"/>
              <w:color w:val="333333"/>
              <w:sz w:val="17"/>
              <w:szCs w:val="17"/>
              <w:rtl w:val="0"/>
            </w:rPr>
            <w:t xml:space="preserve">✅</w:t>
          </w:r>
        </w:sdtContent>
      </w:sdt>
      <w:r w:rsidDel="00000000" w:rsidR="00000000" w:rsidRPr="00000000">
        <w:rPr>
          <w:rFonts w:ascii="Arial" w:cs="Arial" w:eastAsia="Arial" w:hAnsi="Arial"/>
          <w:b w:val="1"/>
          <w:bCs w:val="1"/>
          <w:i w:val="0"/>
          <w:iCs w:val="0"/>
          <w:color w:val="1f4e78"/>
          <w:sz w:val="21"/>
          <w:szCs w:val="21"/>
          <w:rtl w:val="0"/>
        </w:rPr>
        <w:t xml:space="preserve">Successfully integrated &gt;12 million analytical results</w:t>
      </w:r>
      <w:r w:rsidDel="00000000" w:rsidR="00000000" w:rsidRPr="00000000">
        <w:rPr>
          <w:rFonts w:ascii="Arial" w:cs="Arial" w:eastAsia="Arial" w:hAnsi="Arial"/>
          <w:b w:val="0"/>
          <w:bCs w:val="0"/>
          <w:i w:val="0"/>
          <w:iCs w:val="0"/>
          <w:color w:val="333333"/>
          <w:sz w:val="21"/>
          <w:szCs w:val="21"/>
          <w:rtl w:val="0"/>
        </w:rPr>
        <w:t xml:space="preserve"> across multiple data types</w:t>
      </w:r>
      <w:r w:rsidDel="00000000" w:rsidR="00000000" w:rsidRPr="00000000">
        <w:rPr>
          <w:rtl w:val="0"/>
        </w:rPr>
      </w:r>
    </w:p>
    <w:p w:rsidR="00000000" w:rsidDel="00000000" w:rsidP="00000000" w:rsidRDefault="00000000" w:rsidRPr="00000000" w14:paraId="0000009C">
      <w:pPr>
        <w:widowControl w:val="1"/>
        <w:tabs>
          <w:tab w:val="left" w:leader="none" w:pos="302"/>
        </w:tabs>
        <w:spacing w:after="0" w:before="0" w:line="240" w:lineRule="auto"/>
        <w:ind w:left="70" w:right="0" w:firstLine="0"/>
        <w:jc w:val="left"/>
        <w:rPr/>
      </w:pPr>
      <w:r w:rsidDel="00000000" w:rsidR="00000000" w:rsidRPr="00000000">
        <w:rPr/>
        <w:drawing>
          <wp:inline distB="0" distT="0" distL="114300" distR="114300">
            <wp:extent cx="50800" cy="50800"/>
            <wp:effectExtent b="0" l="0" r="0" t="0"/>
            <wp:docPr id="15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800" cy="50800"/>
                    </a:xfrm>
                    <a:prstGeom prst="rect"/>
                    <a:ln/>
                  </pic:spPr>
                </pic:pic>
              </a:graphicData>
            </a:graphic>
          </wp:inline>
        </w:drawing>
      </w:r>
      <w:r w:rsidDel="00000000" w:rsidR="00000000" w:rsidRPr="00000000">
        <w:rPr>
          <w:rtl w:val="0"/>
        </w:rPr>
        <w:tab/>
      </w:r>
      <w:sdt>
        <w:sdtPr>
          <w:id w:val="-2119083743"/>
          <w:tag w:val="goog_rdk_19"/>
        </w:sdtPr>
        <w:sdtContent>
          <w:r w:rsidDel="00000000" w:rsidR="00000000" w:rsidRPr="00000000">
            <w:rPr>
              <w:rFonts w:ascii="Arial Unicode MS" w:cs="Arial Unicode MS" w:eastAsia="Arial Unicode MS" w:hAnsi="Arial Unicode MS"/>
              <w:b w:val="0"/>
              <w:bCs w:val="0"/>
              <w:i w:val="0"/>
              <w:iCs w:val="0"/>
              <w:color w:val="333333"/>
              <w:sz w:val="17"/>
              <w:szCs w:val="17"/>
              <w:rtl w:val="0"/>
            </w:rPr>
            <w:t xml:space="preserve">✅</w:t>
          </w:r>
        </w:sdtContent>
      </w:sdt>
      <w:r w:rsidDel="00000000" w:rsidR="00000000" w:rsidRPr="00000000">
        <w:rPr>
          <w:rFonts w:ascii="Arial" w:cs="Arial" w:eastAsia="Arial" w:hAnsi="Arial"/>
          <w:b w:val="1"/>
          <w:bCs w:val="1"/>
          <w:i w:val="0"/>
          <w:iCs w:val="0"/>
          <w:color w:val="1f4e78"/>
          <w:sz w:val="21"/>
          <w:szCs w:val="21"/>
          <w:rtl w:val="0"/>
        </w:rPr>
        <w:t xml:space="preserve">Achieved CoreTrustSeal certification</w:t>
      </w:r>
      <w:r w:rsidDel="00000000" w:rsidR="00000000" w:rsidRPr="00000000">
        <w:rPr>
          <w:rFonts w:ascii="Arial" w:cs="Arial" w:eastAsia="Arial" w:hAnsi="Arial"/>
          <w:b w:val="0"/>
          <w:bCs w:val="0"/>
          <w:i w:val="0"/>
          <w:iCs w:val="0"/>
          <w:color w:val="333333"/>
          <w:sz w:val="21"/>
          <w:szCs w:val="21"/>
          <w:rtl w:val="0"/>
        </w:rPr>
        <w:t xml:space="preserve"> (highest global data repository standard)</w:t>
      </w:r>
      <w:r w:rsidDel="00000000" w:rsidR="00000000" w:rsidRPr="00000000">
        <w:rPr>
          <w:rtl w:val="0"/>
        </w:rPr>
      </w:r>
    </w:p>
    <w:p w:rsidR="00000000" w:rsidDel="00000000" w:rsidP="00000000" w:rsidRDefault="00000000" w:rsidRPr="00000000" w14:paraId="0000009D">
      <w:pPr>
        <w:widowControl w:val="1"/>
        <w:tabs>
          <w:tab w:val="left" w:leader="none" w:pos="302"/>
        </w:tabs>
        <w:spacing w:after="0" w:before="0" w:line="240" w:lineRule="auto"/>
        <w:ind w:left="70" w:right="0" w:firstLine="0"/>
        <w:jc w:val="left"/>
        <w:rPr/>
      </w:pPr>
      <w:r w:rsidDel="00000000" w:rsidR="00000000" w:rsidRPr="00000000">
        <w:rPr/>
        <w:drawing>
          <wp:inline distB="0" distT="0" distL="114300" distR="114300">
            <wp:extent cx="50800" cy="50800"/>
            <wp:effectExtent b="0" l="0" r="0" t="0"/>
            <wp:docPr id="12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800" cy="50800"/>
                    </a:xfrm>
                    <a:prstGeom prst="rect"/>
                    <a:ln/>
                  </pic:spPr>
                </pic:pic>
              </a:graphicData>
            </a:graphic>
          </wp:inline>
        </w:drawing>
      </w:r>
      <w:r w:rsidDel="00000000" w:rsidR="00000000" w:rsidRPr="00000000">
        <w:rPr>
          <w:rtl w:val="0"/>
        </w:rPr>
        <w:tab/>
      </w:r>
      <w:sdt>
        <w:sdtPr>
          <w:id w:val="-1010255671"/>
          <w:tag w:val="goog_rdk_20"/>
        </w:sdtPr>
        <w:sdtContent>
          <w:r w:rsidDel="00000000" w:rsidR="00000000" w:rsidRPr="00000000">
            <w:rPr>
              <w:rFonts w:ascii="Arial Unicode MS" w:cs="Arial Unicode MS" w:eastAsia="Arial Unicode MS" w:hAnsi="Arial Unicode MS"/>
              <w:b w:val="0"/>
              <w:bCs w:val="0"/>
              <w:i w:val="0"/>
              <w:iCs w:val="0"/>
              <w:color w:val="333333"/>
              <w:sz w:val="17"/>
              <w:szCs w:val="17"/>
              <w:rtl w:val="0"/>
            </w:rPr>
            <w:t xml:space="preserve">✅</w:t>
          </w:r>
        </w:sdtContent>
      </w:sdt>
      <w:r w:rsidDel="00000000" w:rsidR="00000000" w:rsidRPr="00000000">
        <w:rPr>
          <w:rFonts w:ascii="Arial" w:cs="Arial" w:eastAsia="Arial" w:hAnsi="Arial"/>
          <w:b w:val="1"/>
          <w:bCs w:val="1"/>
          <w:i w:val="0"/>
          <w:iCs w:val="0"/>
          <w:color w:val="1f4e78"/>
          <w:sz w:val="21"/>
          <w:szCs w:val="21"/>
          <w:rtl w:val="0"/>
        </w:rPr>
        <w:t xml:space="preserve">FAIR compliance certification</w:t>
      </w:r>
      <w:r w:rsidDel="00000000" w:rsidR="00000000" w:rsidRPr="00000000">
        <w:rPr>
          <w:rFonts w:ascii="Arial" w:cs="Arial" w:eastAsia="Arial" w:hAnsi="Arial"/>
          <w:b w:val="0"/>
          <w:bCs w:val="0"/>
          <w:i w:val="0"/>
          <w:iCs w:val="0"/>
          <w:color w:val="333333"/>
          <w:sz w:val="21"/>
          <w:szCs w:val="21"/>
          <w:rtl w:val="0"/>
        </w:rPr>
        <w:t xml:space="preserve"> (Findable, Accessible, Interoperable, Reusable)</w:t>
      </w:r>
      <w:r w:rsidDel="00000000" w:rsidR="00000000" w:rsidRPr="00000000">
        <w:rPr>
          <w:rtl w:val="0"/>
        </w:rPr>
      </w:r>
    </w:p>
    <w:p w:rsidR="00000000" w:rsidDel="00000000" w:rsidP="00000000" w:rsidRDefault="00000000" w:rsidRPr="00000000" w14:paraId="0000009E">
      <w:pPr>
        <w:widowControl w:val="1"/>
        <w:tabs>
          <w:tab w:val="left" w:leader="none" w:pos="302"/>
        </w:tabs>
        <w:spacing w:after="0" w:before="0" w:line="240" w:lineRule="auto"/>
        <w:ind w:left="70" w:right="0" w:firstLine="0"/>
        <w:jc w:val="left"/>
        <w:rPr/>
      </w:pPr>
      <w:r w:rsidDel="00000000" w:rsidR="00000000" w:rsidRPr="00000000">
        <w:rPr/>
        <w:drawing>
          <wp:inline distB="0" distT="0" distL="114300" distR="114300">
            <wp:extent cx="50800" cy="50800"/>
            <wp:effectExtent b="0" l="0" r="0" t="0"/>
            <wp:docPr id="13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0800" cy="50800"/>
                    </a:xfrm>
                    <a:prstGeom prst="rect"/>
                    <a:ln/>
                  </pic:spPr>
                </pic:pic>
              </a:graphicData>
            </a:graphic>
          </wp:inline>
        </w:drawing>
      </w:r>
      <w:r w:rsidDel="00000000" w:rsidR="00000000" w:rsidRPr="00000000">
        <w:rPr>
          <w:rtl w:val="0"/>
        </w:rPr>
        <w:tab/>
      </w:r>
      <w:sdt>
        <w:sdtPr>
          <w:id w:val="44997636"/>
          <w:tag w:val="goog_rdk_21"/>
        </w:sdtPr>
        <w:sdtContent>
          <w:r w:rsidDel="00000000" w:rsidR="00000000" w:rsidRPr="00000000">
            <w:rPr>
              <w:rFonts w:ascii="Arial Unicode MS" w:cs="Arial Unicode MS" w:eastAsia="Arial Unicode MS" w:hAnsi="Arial Unicode MS"/>
              <w:b w:val="0"/>
              <w:bCs w:val="0"/>
              <w:i w:val="0"/>
              <w:iCs w:val="0"/>
              <w:color w:val="333333"/>
              <w:sz w:val="17"/>
              <w:szCs w:val="17"/>
              <w:rtl w:val="0"/>
            </w:rPr>
            <w:t xml:space="preserve">✅</w:t>
          </w:r>
        </w:sdtContent>
      </w:sdt>
      <w:r w:rsidDel="00000000" w:rsidR="00000000" w:rsidRPr="00000000">
        <w:rPr>
          <w:rFonts w:ascii="Arial" w:cs="Arial" w:eastAsia="Arial" w:hAnsi="Arial"/>
          <w:b w:val="1"/>
          <w:bCs w:val="1"/>
          <w:i w:val="0"/>
          <w:iCs w:val="0"/>
          <w:color w:val="1f4e78"/>
          <w:sz w:val="21"/>
          <w:szCs w:val="21"/>
          <w:rtl w:val="0"/>
        </w:rPr>
        <w:t xml:space="preserve">Ongoing contract renewals</w:t>
      </w:r>
      <w:r w:rsidDel="00000000" w:rsidR="00000000" w:rsidRPr="00000000">
        <w:rPr>
          <w:rFonts w:ascii="Arial" w:cs="Arial" w:eastAsia="Arial" w:hAnsi="Arial"/>
          <w:b w:val="0"/>
          <w:bCs w:val="0"/>
          <w:i w:val="0"/>
          <w:iCs w:val="0"/>
          <w:color w:val="333333"/>
          <w:sz w:val="21"/>
          <w:szCs w:val="21"/>
          <w:rtl w:val="0"/>
        </w:rPr>
        <w:t xml:space="preserve"> demonstrate sustained client satisfaction</w:t>
      </w:r>
      <w:r w:rsidDel="00000000" w:rsidR="00000000" w:rsidRPr="00000000">
        <w:rPr>
          <w:rtl w:val="0"/>
        </w:rPr>
      </w:r>
    </w:p>
    <w:p w:rsidR="00000000" w:rsidDel="00000000" w:rsidP="00000000" w:rsidRDefault="00000000" w:rsidRPr="00000000" w14:paraId="0000009F">
      <w:pPr>
        <w:widowControl w:val="1"/>
        <w:tabs>
          <w:tab w:val="left" w:leader="none" w:pos="302"/>
        </w:tabs>
        <w:spacing w:after="0" w:before="0" w:line="240" w:lineRule="auto"/>
        <w:ind w:left="70" w:right="0" w:firstLine="0"/>
        <w:jc w:val="left"/>
        <w:rPr/>
      </w:pPr>
      <w:r w:rsidDel="00000000" w:rsidR="00000000" w:rsidRPr="00000000">
        <w:rPr/>
        <w:drawing>
          <wp:inline distB="0" distT="0" distL="114300" distR="114300">
            <wp:extent cx="50800" cy="50800"/>
            <wp:effectExtent b="0" l="0" r="0" t="0"/>
            <wp:docPr id="13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0800" cy="50800"/>
                    </a:xfrm>
                    <a:prstGeom prst="rect"/>
                    <a:ln/>
                  </pic:spPr>
                </pic:pic>
              </a:graphicData>
            </a:graphic>
          </wp:inline>
        </w:drawing>
      </w:r>
      <w:r w:rsidDel="00000000" w:rsidR="00000000" w:rsidRPr="00000000">
        <w:rPr>
          <w:rtl w:val="0"/>
        </w:rPr>
        <w:tab/>
      </w:r>
      <w:sdt>
        <w:sdtPr>
          <w:id w:val="345950246"/>
          <w:tag w:val="goog_rdk_22"/>
        </w:sdtPr>
        <w:sdtContent>
          <w:r w:rsidDel="00000000" w:rsidR="00000000" w:rsidRPr="00000000">
            <w:rPr>
              <w:rFonts w:ascii="Arial Unicode MS" w:cs="Arial Unicode MS" w:eastAsia="Arial Unicode MS" w:hAnsi="Arial Unicode MS"/>
              <w:b w:val="0"/>
              <w:bCs w:val="0"/>
              <w:i w:val="0"/>
              <w:iCs w:val="0"/>
              <w:color w:val="333333"/>
              <w:sz w:val="17"/>
              <w:szCs w:val="17"/>
              <w:rtl w:val="0"/>
            </w:rPr>
            <w:t xml:space="preserve">✅</w:t>
          </w:r>
        </w:sdtContent>
      </w:sdt>
      <w:r w:rsidDel="00000000" w:rsidR="00000000" w:rsidRPr="00000000">
        <w:rPr>
          <w:rFonts w:ascii="Arial" w:cs="Arial" w:eastAsia="Arial" w:hAnsi="Arial"/>
          <w:b w:val="1"/>
          <w:bCs w:val="1"/>
          <w:i w:val="0"/>
          <w:iCs w:val="0"/>
          <w:color w:val="1f4e78"/>
          <w:sz w:val="21"/>
          <w:szCs w:val="21"/>
          <w:rtl w:val="0"/>
        </w:rPr>
        <w:t xml:space="preserve">Zero critical defects</w:t>
      </w:r>
      <w:r w:rsidDel="00000000" w:rsidR="00000000" w:rsidRPr="00000000">
        <w:rPr>
          <w:rFonts w:ascii="Arial" w:cs="Arial" w:eastAsia="Arial" w:hAnsi="Arial"/>
          <w:b w:val="0"/>
          <w:bCs w:val="0"/>
          <w:i w:val="0"/>
          <w:iCs w:val="0"/>
          <w:color w:val="333333"/>
          <w:sz w:val="21"/>
          <w:szCs w:val="21"/>
          <w:rtl w:val="0"/>
        </w:rPr>
        <w:t xml:space="preserve">, 100% system uptime SLA met</w:t>
      </w:r>
      <w:r w:rsidDel="00000000" w:rsidR="00000000" w:rsidRPr="00000000">
        <w:rPr>
          <w:rtl w:val="0"/>
        </w:rPr>
      </w:r>
    </w:p>
    <w:p w:rsidR="00000000" w:rsidDel="00000000" w:rsidP="00000000" w:rsidRDefault="00000000" w:rsidRPr="00000000" w14:paraId="000000A0">
      <w:pPr>
        <w:widowControl w:val="1"/>
        <w:tabs>
          <w:tab w:val="left" w:leader="none" w:pos="302"/>
        </w:tabs>
        <w:spacing w:after="0" w:before="0" w:line="240" w:lineRule="auto"/>
        <w:ind w:left="70" w:right="0" w:firstLine="0"/>
        <w:jc w:val="left"/>
        <w:rPr/>
      </w:pPr>
      <w:r w:rsidDel="00000000" w:rsidR="00000000" w:rsidRPr="00000000">
        <w:rPr/>
        <w:drawing>
          <wp:inline distB="0" distT="0" distL="114300" distR="114300">
            <wp:extent cx="50800" cy="50800"/>
            <wp:effectExtent b="0" l="0" r="0" t="0"/>
            <wp:docPr id="13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0800" cy="50800"/>
                    </a:xfrm>
                    <a:prstGeom prst="rect"/>
                    <a:ln/>
                  </pic:spPr>
                </pic:pic>
              </a:graphicData>
            </a:graphic>
          </wp:inline>
        </w:drawing>
      </w:r>
      <w:r w:rsidDel="00000000" w:rsidR="00000000" w:rsidRPr="00000000">
        <w:rPr>
          <w:rtl w:val="0"/>
        </w:rPr>
        <w:tab/>
      </w:r>
      <w:sdt>
        <w:sdtPr>
          <w:id w:val="1255642545"/>
          <w:tag w:val="goog_rdk_23"/>
        </w:sdtPr>
        <w:sdtContent>
          <w:r w:rsidDel="00000000" w:rsidR="00000000" w:rsidRPr="00000000">
            <w:rPr>
              <w:rFonts w:ascii="Arial Unicode MS" w:cs="Arial Unicode MS" w:eastAsia="Arial Unicode MS" w:hAnsi="Arial Unicode MS"/>
              <w:b w:val="0"/>
              <w:bCs w:val="0"/>
              <w:i w:val="0"/>
              <w:iCs w:val="0"/>
              <w:color w:val="333333"/>
              <w:sz w:val="17"/>
              <w:szCs w:val="17"/>
              <w:rtl w:val="0"/>
            </w:rPr>
            <w:t xml:space="preserve">✅</w:t>
          </w:r>
        </w:sdtContent>
      </w:sdt>
      <w:r w:rsidDel="00000000" w:rsidR="00000000" w:rsidRPr="00000000">
        <w:rPr>
          <w:rFonts w:ascii="Arial" w:cs="Arial" w:eastAsia="Arial" w:hAnsi="Arial"/>
          <w:b w:val="1"/>
          <w:bCs w:val="1"/>
          <w:i w:val="0"/>
          <w:iCs w:val="0"/>
          <w:color w:val="1f4e78"/>
          <w:sz w:val="21"/>
          <w:szCs w:val="21"/>
          <w:rtl w:val="0"/>
        </w:rPr>
        <w:t xml:space="preserve">Multi-agency data integration</w:t>
      </w:r>
      <w:r w:rsidDel="00000000" w:rsidR="00000000" w:rsidRPr="00000000">
        <w:rPr>
          <w:rFonts w:ascii="Arial" w:cs="Arial" w:eastAsia="Arial" w:hAnsi="Arial"/>
          <w:b w:val="0"/>
          <w:bCs w:val="0"/>
          <w:i w:val="0"/>
          <w:iCs w:val="0"/>
          <w:color w:val="333333"/>
          <w:sz w:val="21"/>
          <w:szCs w:val="21"/>
          <w:rtl w:val="0"/>
        </w:rPr>
        <w:t xml:space="preserve"> (federal + state geological surveys)</w:t>
      </w:r>
      <w:r w:rsidDel="00000000" w:rsidR="00000000" w:rsidRPr="00000000">
        <w:rPr>
          <w:rtl w:val="0"/>
        </w:rPr>
      </w:r>
    </w:p>
    <w:p w:rsidR="00000000" w:rsidDel="00000000" w:rsidP="00000000" w:rsidRDefault="00000000" w:rsidRPr="00000000" w14:paraId="000000A1">
      <w:pPr>
        <w:widowControl w:val="1"/>
        <w:tabs>
          <w:tab w:val="left" w:leader="none" w:pos="302"/>
        </w:tabs>
        <w:spacing w:after="0" w:before="0" w:line="240" w:lineRule="auto"/>
        <w:ind w:left="70" w:right="0" w:firstLine="0"/>
        <w:jc w:val="left"/>
        <w:rPr/>
      </w:pPr>
      <w:r w:rsidDel="00000000" w:rsidR="00000000" w:rsidRPr="00000000">
        <w:rPr/>
        <w:drawing>
          <wp:inline distB="0" distT="0" distL="114300" distR="114300">
            <wp:extent cx="50800" cy="50800"/>
            <wp:effectExtent b="0" l="0" r="0" t="0"/>
            <wp:docPr id="13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0800" cy="50800"/>
                    </a:xfrm>
                    <a:prstGeom prst="rect"/>
                    <a:ln/>
                  </pic:spPr>
                </pic:pic>
              </a:graphicData>
            </a:graphic>
          </wp:inline>
        </w:drawing>
      </w:r>
      <w:r w:rsidDel="00000000" w:rsidR="00000000" w:rsidRPr="00000000">
        <w:rPr>
          <w:rtl w:val="0"/>
        </w:rPr>
        <w:tab/>
      </w:r>
      <w:sdt>
        <w:sdtPr>
          <w:id w:val="-1015532552"/>
          <w:tag w:val="goog_rdk_24"/>
        </w:sdtPr>
        <w:sdtContent>
          <w:r w:rsidDel="00000000" w:rsidR="00000000" w:rsidRPr="00000000">
            <w:rPr>
              <w:rFonts w:ascii="Arial Unicode MS" w:cs="Arial Unicode MS" w:eastAsia="Arial Unicode MS" w:hAnsi="Arial Unicode MS"/>
              <w:b w:val="0"/>
              <w:bCs w:val="0"/>
              <w:i w:val="0"/>
              <w:iCs w:val="0"/>
              <w:color w:val="333333"/>
              <w:sz w:val="17"/>
              <w:szCs w:val="17"/>
              <w:rtl w:val="0"/>
            </w:rPr>
            <w:t xml:space="preserve">✅</w:t>
          </w:r>
        </w:sdtContent>
      </w:sdt>
      <w:r w:rsidDel="00000000" w:rsidR="00000000" w:rsidRPr="00000000">
        <w:rPr>
          <w:rFonts w:ascii="Arial" w:cs="Arial" w:eastAsia="Arial" w:hAnsi="Arial"/>
          <w:b w:val="1"/>
          <w:bCs w:val="1"/>
          <w:i w:val="0"/>
          <w:iCs w:val="0"/>
          <w:color w:val="1f4e78"/>
          <w:sz w:val="21"/>
          <w:szCs w:val="21"/>
          <w:rtl w:val="0"/>
        </w:rPr>
        <w:t xml:space="preserve">International recognition</w:t>
      </w:r>
      <w:r w:rsidDel="00000000" w:rsidR="00000000" w:rsidRPr="00000000">
        <w:rPr>
          <w:rFonts w:ascii="Arial" w:cs="Arial" w:eastAsia="Arial" w:hAnsi="Arial"/>
          <w:b w:val="0"/>
          <w:bCs w:val="0"/>
          <w:i w:val="0"/>
          <w:iCs w:val="0"/>
          <w:color w:val="333333"/>
          <w:sz w:val="21"/>
          <w:szCs w:val="21"/>
          <w:rtl w:val="0"/>
        </w:rPr>
        <w:t xml:space="preserve"> through peer-reviewed publications in </w:t>
      </w:r>
      <w:r w:rsidDel="00000000" w:rsidR="00000000" w:rsidRPr="00000000">
        <w:rPr>
          <w:rFonts w:ascii="Arial" w:cs="Arial" w:eastAsia="Arial" w:hAnsi="Arial"/>
          <w:color w:val="333333"/>
          <w:sz w:val="21"/>
          <w:szCs w:val="21"/>
          <w:rtl w:val="0"/>
        </w:rPr>
        <w:t xml:space="preserve">top scientific international journals</w:t>
      </w:r>
      <w:r w:rsidDel="00000000" w:rsidR="00000000" w:rsidRPr="00000000">
        <w:rPr>
          <w:rtl w:val="0"/>
        </w:rPr>
      </w:r>
    </w:p>
    <w:p w:rsidR="00000000" w:rsidDel="00000000" w:rsidP="00000000" w:rsidRDefault="00000000" w:rsidRPr="00000000" w14:paraId="000000A2">
      <w:pPr>
        <w:widowControl w:val="1"/>
        <w:spacing w:after="0" w:before="236"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6.3 Client Satisfaction Indicators</w:t>
      </w:r>
      <w:r w:rsidDel="00000000" w:rsidR="00000000" w:rsidRPr="00000000">
        <w:rPr>
          <w:rtl w:val="0"/>
        </w:rPr>
      </w:r>
    </w:p>
    <w:p w:rsidR="00000000" w:rsidDel="00000000" w:rsidP="00000000" w:rsidRDefault="00000000" w:rsidRPr="00000000" w14:paraId="000000A3">
      <w:pPr>
        <w:widowControl w:val="1"/>
        <w:tabs>
          <w:tab w:val="left" w:leader="none" w:pos="302"/>
        </w:tabs>
        <w:spacing w:after="0" w:before="122" w:line="240" w:lineRule="auto"/>
        <w:ind w:left="70" w:right="0" w:firstLine="0"/>
        <w:jc w:val="left"/>
        <w:rPr/>
      </w:pPr>
      <w:r w:rsidDel="00000000" w:rsidR="00000000" w:rsidRPr="00000000">
        <w:rPr/>
        <w:drawing>
          <wp:inline distB="0" distT="0" distL="114300" distR="114300">
            <wp:extent cx="50800" cy="50800"/>
            <wp:effectExtent b="0" l="0" r="0" t="0"/>
            <wp:docPr id="135"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Contract Duration:</w:t>
      </w:r>
      <w:r w:rsidDel="00000000" w:rsidR="00000000" w:rsidRPr="00000000">
        <w:rPr>
          <w:rFonts w:ascii="Arial" w:cs="Arial" w:eastAsia="Arial" w:hAnsi="Arial"/>
          <w:b w:val="0"/>
          <w:bCs w:val="0"/>
          <w:i w:val="0"/>
          <w:iCs w:val="0"/>
          <w:color w:val="333333"/>
          <w:sz w:val="21"/>
          <w:szCs w:val="21"/>
          <w:rtl w:val="0"/>
        </w:rPr>
        <w:t xml:space="preserve"> 6+ years of continuous engagement (2019-2025 ongoing)</w:t>
      </w:r>
      <w:r w:rsidDel="00000000" w:rsidR="00000000" w:rsidRPr="00000000">
        <w:rPr>
          <w:rtl w:val="0"/>
        </w:rPr>
      </w:r>
    </w:p>
    <w:p w:rsidR="00000000" w:rsidDel="00000000" w:rsidP="00000000" w:rsidRDefault="00000000" w:rsidRPr="00000000" w14:paraId="000000A4">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38100"/>
            <wp:effectExtent b="0" l="0" r="0" t="0"/>
            <wp:docPr id="13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Contract Renewals:</w:t>
      </w:r>
      <w:r w:rsidDel="00000000" w:rsidR="00000000" w:rsidRPr="00000000">
        <w:rPr>
          <w:rFonts w:ascii="Arial" w:cs="Arial" w:eastAsia="Arial" w:hAnsi="Arial"/>
          <w:b w:val="0"/>
          <w:bCs w:val="0"/>
          <w:i w:val="0"/>
          <w:iCs w:val="0"/>
          <w:color w:val="333333"/>
          <w:sz w:val="21"/>
          <w:szCs w:val="21"/>
          <w:rtl w:val="0"/>
        </w:rPr>
        <w:t xml:space="preserve"> Multiple renewals demonstrate exceptional satisfaction</w:t>
      </w:r>
      <w:r w:rsidDel="00000000" w:rsidR="00000000" w:rsidRPr="00000000">
        <w:rPr>
          <w:rtl w:val="0"/>
        </w:rPr>
      </w:r>
    </w:p>
    <w:p w:rsidR="00000000" w:rsidDel="00000000" w:rsidP="00000000" w:rsidRDefault="00000000" w:rsidRPr="00000000" w14:paraId="000000A5">
      <w:pPr>
        <w:widowControl w:val="1"/>
        <w:tabs>
          <w:tab w:val="left" w:leader="none" w:pos="302"/>
        </w:tabs>
        <w:spacing w:after="0" w:before="126" w:line="240" w:lineRule="auto"/>
        <w:ind w:left="70" w:right="0" w:firstLine="0"/>
        <w:jc w:val="left"/>
        <w:rPr/>
      </w:pPr>
      <w:r w:rsidDel="00000000" w:rsidR="00000000" w:rsidRPr="00000000">
        <w:rPr/>
        <w:drawing>
          <wp:inline distB="0" distT="0" distL="114300" distR="114300">
            <wp:extent cx="50800" cy="38100"/>
            <wp:effectExtent b="0" l="0" r="0" t="0"/>
            <wp:docPr id="13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Funding Expansion:</w:t>
      </w:r>
      <w:r w:rsidDel="00000000" w:rsidR="00000000" w:rsidRPr="00000000">
        <w:rPr>
          <w:rFonts w:ascii="Arial" w:cs="Arial" w:eastAsia="Arial" w:hAnsi="Arial"/>
          <w:b w:val="0"/>
          <w:bCs w:val="0"/>
          <w:i w:val="0"/>
          <w:iCs w:val="0"/>
          <w:color w:val="333333"/>
          <w:sz w:val="21"/>
          <w:szCs w:val="21"/>
          <w:rtl w:val="0"/>
        </w:rPr>
        <w:t xml:space="preserve"> Program expanded from $450K initial funding to $19M</w:t>
      </w:r>
      <w:r w:rsidDel="00000000" w:rsidR="00000000" w:rsidRPr="00000000">
        <w:rPr>
          <w:rtl w:val="0"/>
        </w:rPr>
      </w:r>
    </w:p>
    <w:p w:rsidR="00000000" w:rsidDel="00000000" w:rsidP="00000000" w:rsidRDefault="00000000" w:rsidRPr="00000000" w14:paraId="000000A6">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50800"/>
            <wp:effectExtent b="0" l="0" r="0" t="0"/>
            <wp:docPr id="13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System Adoption:</w:t>
      </w:r>
      <w:r w:rsidDel="00000000" w:rsidR="00000000" w:rsidRPr="00000000">
        <w:rPr>
          <w:rFonts w:ascii="Arial" w:cs="Arial" w:eastAsia="Arial" w:hAnsi="Arial"/>
          <w:b w:val="0"/>
          <w:bCs w:val="0"/>
          <w:i w:val="0"/>
          <w:iCs w:val="0"/>
          <w:color w:val="333333"/>
          <w:sz w:val="21"/>
          <w:szCs w:val="21"/>
          <w:rtl w:val="0"/>
        </w:rPr>
        <w:t xml:space="preserve"> Platform actively used by 1,300+ members of Australian geological community</w:t>
      </w:r>
      <w:r w:rsidDel="00000000" w:rsidR="00000000" w:rsidRPr="00000000">
        <w:rPr>
          <w:rtl w:val="0"/>
        </w:rPr>
      </w:r>
    </w:p>
    <w:p w:rsidR="00000000" w:rsidDel="00000000" w:rsidP="00000000" w:rsidRDefault="00000000" w:rsidRPr="00000000" w14:paraId="000000A7">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7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Certification Achievement:</w:t>
      </w:r>
      <w:r w:rsidDel="00000000" w:rsidR="00000000" w:rsidRPr="00000000">
        <w:rPr>
          <w:rFonts w:ascii="Arial" w:cs="Arial" w:eastAsia="Arial" w:hAnsi="Arial"/>
          <w:b w:val="0"/>
          <w:bCs w:val="0"/>
          <w:i w:val="0"/>
          <w:iCs w:val="0"/>
          <w:color w:val="333333"/>
          <w:sz w:val="21"/>
          <w:szCs w:val="21"/>
          <w:rtl w:val="0"/>
        </w:rPr>
        <w:t xml:space="preserve"> CoreTrustSeal certification validates world-class quality</w:t>
      </w:r>
      <w:r w:rsidDel="00000000" w:rsidR="00000000" w:rsidRPr="00000000">
        <w:rPr>
          <w:rtl w:val="0"/>
        </w:rPr>
      </w:r>
    </w:p>
    <w:p w:rsidR="00000000" w:rsidDel="00000000" w:rsidP="00000000" w:rsidRDefault="00000000" w:rsidRPr="00000000" w14:paraId="000000A8">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8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Reference Availability:</w:t>
      </w:r>
      <w:r w:rsidDel="00000000" w:rsidR="00000000" w:rsidRPr="00000000">
        <w:rPr>
          <w:rFonts w:ascii="Arial" w:cs="Arial" w:eastAsia="Arial" w:hAnsi="Arial"/>
          <w:b w:val="0"/>
          <w:bCs w:val="0"/>
          <w:i w:val="0"/>
          <w:iCs w:val="0"/>
          <w:color w:val="333333"/>
          <w:sz w:val="21"/>
          <w:szCs w:val="21"/>
          <w:rtl w:val="0"/>
        </w:rPr>
        <w:t xml:space="preserve"> Prof. Brent McInnes available to verify performance</w:t>
      </w:r>
      <w:r w:rsidDel="00000000" w:rsidR="00000000" w:rsidRPr="00000000">
        <w:rPr>
          <w:rtl w:val="0"/>
        </w:rPr>
      </w:r>
    </w:p>
    <w:p w:rsidR="00000000" w:rsidDel="00000000" w:rsidP="00000000" w:rsidRDefault="00000000" w:rsidRPr="00000000" w14:paraId="000000A9">
      <w:pPr>
        <w:widowControl w:val="1"/>
        <w:spacing w:after="0" w:before="304" w:line="235" w:lineRule="auto"/>
        <w:ind w:left="2" w:right="0" w:firstLine="0"/>
        <w:jc w:val="left"/>
        <w:rPr>
          <w:rFonts w:ascii="Arial" w:cs="Arial" w:eastAsia="Arial" w:hAnsi="Arial"/>
          <w:b w:val="1"/>
          <w:bCs w:val="1"/>
          <w:i w:val="0"/>
          <w:iCs w:val="0"/>
          <w:color w:val="1f4e78"/>
          <w:sz w:val="26"/>
          <w:szCs w:val="26"/>
        </w:rPr>
      </w:pPr>
      <w:r w:rsidDel="00000000" w:rsidR="00000000" w:rsidRPr="00000000">
        <w:rPr>
          <w:rFonts w:ascii="Arial" w:cs="Arial" w:eastAsia="Arial" w:hAnsi="Arial"/>
          <w:b w:val="1"/>
          <w:bCs w:val="1"/>
          <w:i w:val="0"/>
          <w:iCs w:val="0"/>
          <w:color w:val="1f4e78"/>
          <w:sz w:val="26"/>
          <w:szCs w:val="26"/>
          <w:rtl w:val="0"/>
        </w:rPr>
        <w:t xml:space="preserve">7. Published Case Studies</w:t>
      </w:r>
    </w:p>
    <w:p w:rsidR="00000000" w:rsidDel="00000000" w:rsidP="00000000" w:rsidRDefault="00000000" w:rsidRPr="00000000" w14:paraId="000000AA">
      <w:pPr>
        <w:spacing w:after="0" w:before="124" w:line="259" w:lineRule="auto"/>
        <w:ind w:left="425.1968503937008" w:right="1008"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Lithodat's team has published peer-reviewed research demonstrating advanced analytics applications using EarthBank data:</w:t>
      </w:r>
    </w:p>
    <w:p w:rsidR="00000000" w:rsidDel="00000000" w:rsidP="00000000" w:rsidRDefault="00000000" w:rsidRPr="00000000" w14:paraId="000000AB">
      <w:pPr>
        <w:spacing w:after="0" w:before="124" w:line="259" w:lineRule="auto"/>
        <w:ind w:left="425.1968503937008" w:right="1008"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Boone, S.C., Farahbakhsh, E., </w:t>
      </w:r>
      <w:r w:rsidDel="00000000" w:rsidR="00000000" w:rsidRPr="00000000">
        <w:rPr>
          <w:rFonts w:ascii="Arial" w:cs="Arial" w:eastAsia="Arial" w:hAnsi="Arial"/>
          <w:b w:val="1"/>
          <w:bCs w:val="1"/>
          <w:color w:val="333333"/>
          <w:sz w:val="21"/>
          <w:szCs w:val="21"/>
          <w:rtl w:val="0"/>
        </w:rPr>
        <w:t xml:space="preserve">Kohlmann, F., Noble, W., Theile, M., Beucher, R.</w:t>
      </w:r>
      <w:r w:rsidDel="00000000" w:rsidR="00000000" w:rsidRPr="00000000">
        <w:rPr>
          <w:rFonts w:ascii="Arial" w:cs="Arial" w:eastAsia="Arial" w:hAnsi="Arial"/>
          <w:color w:val="333333"/>
          <w:sz w:val="21"/>
          <w:szCs w:val="21"/>
          <w:rtl w:val="0"/>
        </w:rPr>
        <w:t xml:space="preserve">, McMillan, M., Prent, A.M., Nixon, A.L., Dalton, H., Ware, B., Nixon, A. and McInnes, B.I.A. (2025). A geospatial platform for geochemical and geochronological data synthesis and analysis. </w:t>
      </w:r>
      <w:r w:rsidDel="00000000" w:rsidR="00000000" w:rsidRPr="00000000">
        <w:rPr>
          <w:rFonts w:ascii="Arial" w:cs="Arial" w:eastAsia="Arial" w:hAnsi="Arial"/>
          <w:i w:val="1"/>
          <w:iCs w:val="1"/>
          <w:color w:val="333333"/>
          <w:sz w:val="21"/>
          <w:szCs w:val="21"/>
          <w:rtl w:val="0"/>
        </w:rPr>
        <w:t xml:space="preserve">Nature Communications Earth &amp; Environment</w:t>
      </w:r>
      <w:r w:rsidDel="00000000" w:rsidR="00000000" w:rsidRPr="00000000">
        <w:rPr>
          <w:rFonts w:ascii="Arial" w:cs="Arial" w:eastAsia="Arial" w:hAnsi="Arial"/>
          <w:color w:val="333333"/>
          <w:sz w:val="21"/>
          <w:szCs w:val="21"/>
          <w:rtl w:val="0"/>
        </w:rPr>
        <w:t xml:space="preserve">, 6.</w:t>
      </w:r>
      <w:hyperlink r:id="rId25">
        <w:r w:rsidDel="00000000" w:rsidR="00000000" w:rsidRPr="00000000">
          <w:rPr>
            <w:rFonts w:ascii="Arial" w:cs="Arial" w:eastAsia="Arial" w:hAnsi="Arial"/>
            <w:color w:val="333333"/>
            <w:sz w:val="21"/>
            <w:szCs w:val="21"/>
            <w:rtl w:val="0"/>
          </w:rPr>
          <w:t xml:space="preserve"> </w:t>
        </w:r>
      </w:hyperlink>
      <w:hyperlink r:id="rId26">
        <w:r w:rsidDel="00000000" w:rsidR="00000000" w:rsidRPr="00000000">
          <w:rPr>
            <w:rFonts w:ascii="Arial" w:cs="Arial" w:eastAsia="Arial" w:hAnsi="Arial"/>
            <w:color w:val="1155cc"/>
            <w:sz w:val="21"/>
            <w:szCs w:val="21"/>
            <w:u w:val="single"/>
            <w:rtl w:val="0"/>
          </w:rPr>
          <w:t xml:space="preserve">https://doi.org/10.1038/s43247-025-03005-6</w:t>
        </w:r>
      </w:hyperlink>
      <w:r w:rsidDel="00000000" w:rsidR="00000000" w:rsidRPr="00000000">
        <w:rPr>
          <w:rFonts w:ascii="Arial" w:cs="Arial" w:eastAsia="Arial" w:hAnsi="Arial"/>
          <w:color w:val="333333"/>
          <w:sz w:val="21"/>
          <w:szCs w:val="21"/>
          <w:rtl w:val="0"/>
        </w:rPr>
        <w:t xml:space="preserve">.</w:t>
      </w:r>
    </w:p>
    <w:p w:rsidR="00000000" w:rsidDel="00000000" w:rsidP="00000000" w:rsidRDefault="00000000" w:rsidRPr="00000000" w14:paraId="000000AC">
      <w:pPr>
        <w:spacing w:after="0" w:before="124" w:line="259" w:lineRule="auto"/>
        <w:ind w:left="425.1968503937008" w:right="1008"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Tu, A., Zahirovic, S., Polanco, S., Boone, S.C., Boyd, M., Mallard, C., Restrepo, P., Ibrahim, Y., Mahoney, L., Salles, T., McInnes, B., Farahbakhsh, E., </w:t>
      </w:r>
      <w:r w:rsidDel="00000000" w:rsidR="00000000" w:rsidRPr="00000000">
        <w:rPr>
          <w:rFonts w:ascii="Arial" w:cs="Arial" w:eastAsia="Arial" w:hAnsi="Arial"/>
          <w:b w:val="1"/>
          <w:bCs w:val="1"/>
          <w:color w:val="333333"/>
          <w:sz w:val="21"/>
          <w:szCs w:val="21"/>
          <w:rtl w:val="0"/>
        </w:rPr>
        <w:t xml:space="preserve">Kohlmann, F.</w:t>
      </w:r>
      <w:r w:rsidDel="00000000" w:rsidR="00000000" w:rsidRPr="00000000">
        <w:rPr>
          <w:rFonts w:ascii="Arial" w:cs="Arial" w:eastAsia="Arial" w:hAnsi="Arial"/>
          <w:color w:val="333333"/>
          <w:sz w:val="21"/>
          <w:szCs w:val="21"/>
          <w:rtl w:val="0"/>
        </w:rPr>
        <w:t xml:space="preserve">, Seton, M. and Müller, D.R. (2025). Predicting the preservation of buried ore deposits using deep-time landscape evolution modeling. </w:t>
      </w:r>
      <w:r w:rsidDel="00000000" w:rsidR="00000000" w:rsidRPr="00000000">
        <w:rPr>
          <w:rFonts w:ascii="Arial" w:cs="Arial" w:eastAsia="Arial" w:hAnsi="Arial"/>
          <w:i w:val="1"/>
          <w:iCs w:val="1"/>
          <w:color w:val="333333"/>
          <w:sz w:val="21"/>
          <w:szCs w:val="21"/>
          <w:rtl w:val="0"/>
        </w:rPr>
        <w:t xml:space="preserve">Science Advances</w:t>
      </w:r>
      <w:r w:rsidDel="00000000" w:rsidR="00000000" w:rsidRPr="00000000">
        <w:rPr>
          <w:rFonts w:ascii="Arial" w:cs="Arial" w:eastAsia="Arial" w:hAnsi="Arial"/>
          <w:color w:val="333333"/>
          <w:sz w:val="21"/>
          <w:szCs w:val="21"/>
          <w:rtl w:val="0"/>
        </w:rPr>
        <w:t xml:space="preserve">, 11(48).</w:t>
      </w:r>
      <w:hyperlink r:id="rId27">
        <w:r w:rsidDel="00000000" w:rsidR="00000000" w:rsidRPr="00000000">
          <w:rPr>
            <w:rFonts w:ascii="Arial" w:cs="Arial" w:eastAsia="Arial" w:hAnsi="Arial"/>
            <w:color w:val="333333"/>
            <w:sz w:val="21"/>
            <w:szCs w:val="21"/>
            <w:rtl w:val="0"/>
          </w:rPr>
          <w:t xml:space="preserve"> </w:t>
        </w:r>
      </w:hyperlink>
      <w:hyperlink r:id="rId28">
        <w:r w:rsidDel="00000000" w:rsidR="00000000" w:rsidRPr="00000000">
          <w:rPr>
            <w:rFonts w:ascii="Arial" w:cs="Arial" w:eastAsia="Arial" w:hAnsi="Arial"/>
            <w:color w:val="1155cc"/>
            <w:sz w:val="21"/>
            <w:szCs w:val="21"/>
            <w:u w:val="single"/>
            <w:rtl w:val="0"/>
          </w:rPr>
          <w:t xml:space="preserve">https://doi.org/10.1126/sciadv.ady6244</w:t>
        </w:r>
      </w:hyperlink>
      <w:r w:rsidDel="00000000" w:rsidR="00000000" w:rsidRPr="00000000">
        <w:rPr>
          <w:rtl w:val="0"/>
        </w:rPr>
      </w:r>
    </w:p>
    <w:p w:rsidR="00000000" w:rsidDel="00000000" w:rsidP="00000000" w:rsidRDefault="00000000" w:rsidRPr="00000000" w14:paraId="000000AD">
      <w:pPr>
        <w:spacing w:after="0" w:before="124" w:line="259" w:lineRule="auto"/>
        <w:ind w:left="425.1968503937008" w:right="1008"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Nixon, A.L., Boone, S.C., Gréau, Y., </w:t>
      </w:r>
      <w:r w:rsidDel="00000000" w:rsidR="00000000" w:rsidRPr="00000000">
        <w:rPr>
          <w:rFonts w:ascii="Arial" w:cs="Arial" w:eastAsia="Arial" w:hAnsi="Arial"/>
          <w:b w:val="1"/>
          <w:bCs w:val="1"/>
          <w:color w:val="333333"/>
          <w:sz w:val="21"/>
          <w:szCs w:val="21"/>
          <w:rtl w:val="0"/>
        </w:rPr>
        <w:t xml:space="preserve">Kohlmann, F., Theile, M., Noble, W.</w:t>
      </w:r>
      <w:r w:rsidDel="00000000" w:rsidR="00000000" w:rsidRPr="00000000">
        <w:rPr>
          <w:rFonts w:ascii="Arial" w:cs="Arial" w:eastAsia="Arial" w:hAnsi="Arial"/>
          <w:color w:val="333333"/>
          <w:sz w:val="21"/>
          <w:szCs w:val="21"/>
          <w:rtl w:val="0"/>
        </w:rPr>
        <w:t xml:space="preserve">, Prent, A., Foden, J., Barnes, S., Wainwright, A.N., Wade, B., Goemann, K., Gilbert, S., Evans, N. J., Dalton, H., Ware, B. and McInnes B.I.A. (2025). Volcanoes to vugs: Demonstrating a FAIR geochemistry framework with a diverse application of major and trace element data through the AuScope EarthBank platform. Chemical Geology, 696. https://doi.org/10.1016/j.chemgeo.2025.123092. </w:t>
      </w:r>
    </w:p>
    <w:p w:rsidR="00000000" w:rsidDel="00000000" w:rsidP="00000000" w:rsidRDefault="00000000" w:rsidRPr="00000000" w14:paraId="000000AE">
      <w:pPr>
        <w:spacing w:after="0" w:before="124" w:line="259" w:lineRule="auto"/>
        <w:ind w:left="425.1968503937008" w:right="1008"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Farahbakhsh, E., Zahirovic, S., McInnes, B.I.A., Polanco, S., </w:t>
      </w:r>
      <w:r w:rsidDel="00000000" w:rsidR="00000000" w:rsidRPr="00000000">
        <w:rPr>
          <w:rFonts w:ascii="Arial" w:cs="Arial" w:eastAsia="Arial" w:hAnsi="Arial"/>
          <w:b w:val="1"/>
          <w:bCs w:val="1"/>
          <w:color w:val="333333"/>
          <w:sz w:val="21"/>
          <w:szCs w:val="21"/>
          <w:rtl w:val="0"/>
        </w:rPr>
        <w:t xml:space="preserve">Kohlmann, F.</w:t>
      </w:r>
      <w:r w:rsidDel="00000000" w:rsidR="00000000" w:rsidRPr="00000000">
        <w:rPr>
          <w:rFonts w:ascii="Arial" w:cs="Arial" w:eastAsia="Arial" w:hAnsi="Arial"/>
          <w:color w:val="333333"/>
          <w:sz w:val="21"/>
          <w:szCs w:val="21"/>
          <w:rtl w:val="0"/>
        </w:rPr>
        <w:t xml:space="preserve">, Seton, M., &amp; Müller, R.D. (2025). Machine learning-based spatio-temporal prospectivity modeling of porphyry systems in the New Guinea and Solomon Islands region. Tectonics, 44(3), e2024TC008362. https://doi.org/10.1029/2024TC008362 </w:t>
      </w:r>
    </w:p>
    <w:p w:rsidR="00000000" w:rsidDel="00000000" w:rsidP="00000000" w:rsidRDefault="00000000" w:rsidRPr="00000000" w14:paraId="000000AF">
      <w:pPr>
        <w:spacing w:after="0" w:before="124" w:line="259" w:lineRule="auto"/>
        <w:ind w:left="425.1968503937008" w:right="1008"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Boone, S.C., McMillan, M., Balestrieri, M.L., Kohn, B., Gleadow, A., Alimanovic, A., Hutchinson G., </w:t>
      </w:r>
      <w:r w:rsidDel="00000000" w:rsidR="00000000" w:rsidRPr="00000000">
        <w:rPr>
          <w:rFonts w:ascii="Arial" w:cs="Arial" w:eastAsia="Arial" w:hAnsi="Arial"/>
          <w:b w:val="1"/>
          <w:bCs w:val="1"/>
          <w:color w:val="333333"/>
          <w:sz w:val="21"/>
          <w:szCs w:val="21"/>
          <w:rtl w:val="0"/>
        </w:rPr>
        <w:t xml:space="preserve">Noble W</w:t>
      </w:r>
      <w:r w:rsidDel="00000000" w:rsidR="00000000" w:rsidRPr="00000000">
        <w:rPr>
          <w:rFonts w:ascii="Arial" w:cs="Arial" w:eastAsia="Arial" w:hAnsi="Arial"/>
          <w:color w:val="333333"/>
          <w:sz w:val="21"/>
          <w:szCs w:val="21"/>
          <w:rtl w:val="0"/>
        </w:rPr>
        <w:t xml:space="preserve">., Mackintosh V., Seiler C., Belton D., Majer-Kielbaska D., Stockli D.F., Jacobs J., Pujols E.J., Dassinnes M., Emmel B., </w:t>
      </w:r>
      <w:r w:rsidDel="00000000" w:rsidR="00000000" w:rsidRPr="00000000">
        <w:rPr>
          <w:rFonts w:ascii="Arial" w:cs="Arial" w:eastAsia="Arial" w:hAnsi="Arial"/>
          <w:b w:val="1"/>
          <w:bCs w:val="1"/>
          <w:color w:val="333333"/>
          <w:sz w:val="21"/>
          <w:szCs w:val="21"/>
          <w:rtl w:val="0"/>
        </w:rPr>
        <w:t xml:space="preserve">Kohlmann, F. and Beucher R.</w:t>
      </w:r>
      <w:r w:rsidDel="00000000" w:rsidR="00000000" w:rsidRPr="00000000">
        <w:rPr>
          <w:rFonts w:ascii="Arial" w:cs="Arial" w:eastAsia="Arial" w:hAnsi="Arial"/>
          <w:color w:val="333333"/>
          <w:sz w:val="21"/>
          <w:szCs w:val="21"/>
          <w:rtl w:val="0"/>
        </w:rPr>
        <w:t xml:space="preserve"> (2025). Phanerozoic thermochronology record of Afro-Arabia through space and time. Scientific Data, 12(1), 444. https://doi.org/10.1038/s41597-025-04767-6 </w:t>
      </w:r>
    </w:p>
    <w:p w:rsidR="00000000" w:rsidDel="00000000" w:rsidP="00000000" w:rsidRDefault="00000000" w:rsidRPr="00000000" w14:paraId="000000B0">
      <w:pPr>
        <w:spacing w:after="0" w:before="124" w:line="259" w:lineRule="auto"/>
        <w:ind w:left="425.1968503937008" w:right="1008"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Boone, S.C., </w:t>
      </w:r>
      <w:r w:rsidDel="00000000" w:rsidR="00000000" w:rsidRPr="00000000">
        <w:rPr>
          <w:rFonts w:ascii="Arial" w:cs="Arial" w:eastAsia="Arial" w:hAnsi="Arial"/>
          <w:b w:val="1"/>
          <w:bCs w:val="1"/>
          <w:color w:val="333333"/>
          <w:sz w:val="21"/>
          <w:szCs w:val="21"/>
          <w:rtl w:val="0"/>
        </w:rPr>
        <w:t xml:space="preserve">Kohlmann, F., Noble, W., Theile, M., Beucher, R.</w:t>
      </w:r>
      <w:r w:rsidDel="00000000" w:rsidR="00000000" w:rsidRPr="00000000">
        <w:rPr>
          <w:rFonts w:ascii="Arial" w:cs="Arial" w:eastAsia="Arial" w:hAnsi="Arial"/>
          <w:color w:val="333333"/>
          <w:sz w:val="21"/>
          <w:szCs w:val="21"/>
          <w:rtl w:val="0"/>
        </w:rPr>
        <w:t xml:space="preserve">, Kohn, B., Glorie, S., Danišík, M., Zhou, R., McMillan, M., Nixon, A. (2023). A geospatial platform for the tectonic interpretation of low-temperature thermochronology big data. Scientific Reports, 13(1), 8581. https://doi.org/10.1038/s41598-023-35845-2 </w:t>
      </w:r>
    </w:p>
    <w:p w:rsidR="00000000" w:rsidDel="00000000" w:rsidP="00000000" w:rsidRDefault="00000000" w:rsidRPr="00000000" w14:paraId="000000B1">
      <w:pPr>
        <w:spacing w:after="0" w:before="124" w:line="259" w:lineRule="auto"/>
        <w:ind w:left="425.1968503937008" w:right="1008"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Klöcking, M., Wyborn, L., Lehnert, K.A., Ware, B., Prent, A.M., Profeta, L., </w:t>
      </w:r>
      <w:r w:rsidDel="00000000" w:rsidR="00000000" w:rsidRPr="00000000">
        <w:rPr>
          <w:rFonts w:ascii="Arial" w:cs="Arial" w:eastAsia="Arial" w:hAnsi="Arial"/>
          <w:b w:val="1"/>
          <w:bCs w:val="1"/>
          <w:color w:val="333333"/>
          <w:sz w:val="21"/>
          <w:szCs w:val="21"/>
          <w:rtl w:val="0"/>
        </w:rPr>
        <w:t xml:space="preserve">Kohlmann, F., Noble, W.</w:t>
      </w:r>
      <w:r w:rsidDel="00000000" w:rsidR="00000000" w:rsidRPr="00000000">
        <w:rPr>
          <w:rFonts w:ascii="Arial" w:cs="Arial" w:eastAsia="Arial" w:hAnsi="Arial"/>
          <w:color w:val="333333"/>
          <w:sz w:val="21"/>
          <w:szCs w:val="21"/>
          <w:rtl w:val="0"/>
        </w:rPr>
        <w:t xml:space="preserve">, Bruno, I., Lambart, S., Ananuer, H., Barber, N.D., Becker, H., Brodbeck, M., Deng, H., Deng, K., Elger, K., de Souza Franco, G., Gao, Y., Ghasera, K.M., Hezel, D.C., Huang, J., Kerswell, B., Koch, H., Lanati, A.W., ter Maat, G., Martínez-Villegas, N., Nana Yobo, L., Redaa, A., Schäfer, W., Swing, M.R., Taylor, R.J., Zhou, T. (2023). Community recommendations for geochemical data, services and analytical capabilities in the 21st century. Geochimica et Cosmochimica Acta, 351, 192–205. </w:t>
      </w:r>
      <w:hyperlink r:id="rId29">
        <w:r w:rsidDel="00000000" w:rsidR="00000000" w:rsidRPr="00000000">
          <w:rPr>
            <w:rFonts w:ascii="Arial" w:cs="Arial" w:eastAsia="Arial" w:hAnsi="Arial"/>
            <w:color w:val="1155cc"/>
            <w:sz w:val="21"/>
            <w:szCs w:val="21"/>
            <w:u w:val="single"/>
            <w:rtl w:val="0"/>
          </w:rPr>
          <w:t xml:space="preserve">https://doi.org/10.1016/j.gca.2023.04.024</w:t>
        </w:r>
      </w:hyperlink>
      <w:r w:rsidDel="00000000" w:rsidR="00000000" w:rsidRPr="00000000">
        <w:rPr>
          <w:rtl w:val="0"/>
        </w:rPr>
      </w:r>
    </w:p>
    <w:p w:rsidR="00000000" w:rsidDel="00000000" w:rsidP="00000000" w:rsidRDefault="00000000" w:rsidRPr="00000000" w14:paraId="000000B2">
      <w:pPr>
        <w:spacing w:after="0" w:before="124" w:line="259" w:lineRule="auto"/>
        <w:ind w:left="425.1968503937008" w:right="1008" w:firstLine="0"/>
        <w:rPr>
          <w:rFonts w:ascii="Arial" w:cs="Arial" w:eastAsia="Arial" w:hAnsi="Arial"/>
          <w:b w:val="1"/>
          <w:bCs w:val="1"/>
          <w:color w:val="1f4e78"/>
          <w:sz w:val="26"/>
          <w:szCs w:val="26"/>
        </w:rPr>
        <w:sectPr>
          <w:type w:val="nextPage"/>
          <w:pgSz w:h="16838" w:w="11899" w:orient="portrait"/>
          <w:pgMar w:bottom="380" w:top="348" w:left="450" w:right="420" w:header="720" w:footer="720"/>
        </w:sectPr>
      </w:pPr>
      <w:r w:rsidDel="00000000" w:rsidR="00000000" w:rsidRPr="00000000">
        <w:rPr>
          <w:rFonts w:ascii="Arial" w:cs="Arial" w:eastAsia="Arial" w:hAnsi="Arial"/>
          <w:color w:val="333333"/>
          <w:sz w:val="21"/>
          <w:szCs w:val="21"/>
          <w:rtl w:val="0"/>
        </w:rPr>
        <w:t xml:space="preserve">Boone, S.C., Dalton, H., Prent, A., </w:t>
      </w:r>
      <w:r w:rsidDel="00000000" w:rsidR="00000000" w:rsidRPr="00000000">
        <w:rPr>
          <w:rFonts w:ascii="Arial" w:cs="Arial" w:eastAsia="Arial" w:hAnsi="Arial"/>
          <w:b w:val="1"/>
          <w:bCs w:val="1"/>
          <w:color w:val="333333"/>
          <w:sz w:val="21"/>
          <w:szCs w:val="21"/>
          <w:rtl w:val="0"/>
        </w:rPr>
        <w:t xml:space="preserve">Kohlmann, F., Theile, M.</w:t>
      </w:r>
      <w:r w:rsidDel="00000000" w:rsidR="00000000" w:rsidRPr="00000000">
        <w:rPr>
          <w:rFonts w:ascii="Arial" w:cs="Arial" w:eastAsia="Arial" w:hAnsi="Arial"/>
          <w:color w:val="333333"/>
          <w:sz w:val="21"/>
          <w:szCs w:val="21"/>
          <w:rtl w:val="0"/>
        </w:rPr>
        <w:t xml:space="preserve">, Gréau, Y., Florin, G., </w:t>
      </w:r>
      <w:r w:rsidDel="00000000" w:rsidR="00000000" w:rsidRPr="00000000">
        <w:rPr>
          <w:rFonts w:ascii="Arial" w:cs="Arial" w:eastAsia="Arial" w:hAnsi="Arial"/>
          <w:b w:val="1"/>
          <w:bCs w:val="1"/>
          <w:color w:val="333333"/>
          <w:sz w:val="21"/>
          <w:szCs w:val="21"/>
          <w:rtl w:val="0"/>
        </w:rPr>
        <w:t xml:space="preserve">Noble, W.</w:t>
      </w:r>
      <w:r w:rsidDel="00000000" w:rsidR="00000000" w:rsidRPr="00000000">
        <w:rPr>
          <w:rFonts w:ascii="Arial" w:cs="Arial" w:eastAsia="Arial" w:hAnsi="Arial"/>
          <w:color w:val="333333"/>
          <w:sz w:val="21"/>
          <w:szCs w:val="21"/>
          <w:rtl w:val="0"/>
        </w:rPr>
        <w:t xml:space="preserve">, Hodgekiss, S.A., Ware, B., Phillips, D., Kohn, B., O’Reilly, S., Gleadow, A., McInnes, B., Rawling, T. (2022). AusGeochem: An open platform for geochemical data preservation, dissemination and synthesis. Geostandards and Geoanalytical Research, 46(2), 245–259. https://doi.org/10.1111/ggr.12419 </w:t>
      </w:r>
      <w:r w:rsidDel="00000000" w:rsidR="00000000" w:rsidRPr="00000000">
        <w:rPr>
          <w:rtl w:val="0"/>
        </w:rPr>
      </w:r>
    </w:p>
    <w:p w:rsidR="00000000" w:rsidDel="00000000" w:rsidP="00000000" w:rsidRDefault="00000000" w:rsidRPr="00000000" w14:paraId="000000B3">
      <w:pPr>
        <w:widowControl w:val="1"/>
        <w:spacing w:after="130" w:before="0" w:line="220" w:lineRule="auto"/>
        <w:ind w:left="0" w:right="0" w:firstLine="0"/>
        <w:rPr/>
      </w:pPr>
      <w:r w:rsidDel="00000000" w:rsidR="00000000" w:rsidRPr="00000000">
        <w:rPr>
          <w:rtl w:val="0"/>
        </w:rPr>
      </w:r>
    </w:p>
    <w:p w:rsidR="00000000" w:rsidDel="00000000" w:rsidP="00000000" w:rsidRDefault="00000000" w:rsidRPr="00000000" w14:paraId="000000B4">
      <w:pPr>
        <w:widowControl w:val="1"/>
        <w:spacing w:after="0" w:before="0"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7.1 Nixon et a</w:t>
      </w:r>
      <w:r w:rsidDel="00000000" w:rsidR="00000000" w:rsidRPr="00000000">
        <w:rPr>
          <w:rFonts w:ascii="Arial" w:cs="Arial" w:eastAsia="Arial" w:hAnsi="Arial"/>
          <w:b w:val="1"/>
          <w:bCs w:val="1"/>
          <w:color w:val="1f4e78"/>
          <w:rtl w:val="0"/>
        </w:rPr>
        <w:t xml:space="preserve">l. (2025) </w:t>
      </w:r>
      <w:r w:rsidDel="00000000" w:rsidR="00000000" w:rsidRPr="00000000">
        <w:rPr>
          <w:rFonts w:ascii="Arial" w:cs="Arial" w:eastAsia="Arial" w:hAnsi="Arial"/>
          <w:b w:val="1"/>
          <w:bCs w:val="1"/>
          <w:i w:val="0"/>
          <w:iCs w:val="0"/>
          <w:color w:val="1f4e78"/>
          <w:sz w:val="22"/>
          <w:szCs w:val="22"/>
          <w:rtl w:val="0"/>
        </w:rPr>
        <w:t xml:space="preserve">Chemical Geology Peer-Reviewed Publication</w:t>
      </w:r>
      <w:r w:rsidDel="00000000" w:rsidR="00000000" w:rsidRPr="00000000">
        <w:rPr>
          <w:rFonts w:ascii="Arial" w:cs="Arial" w:eastAsia="Arial" w:hAnsi="Arial"/>
          <w:b w:val="1"/>
          <w:bCs w:val="1"/>
          <w:color w:val="1f4e78"/>
          <w:rtl w:val="0"/>
        </w:rPr>
        <w:t xml:space="preserve">:</w:t>
      </w:r>
      <w:r w:rsidDel="00000000" w:rsidR="00000000" w:rsidRPr="00000000">
        <w:rPr>
          <w:rtl w:val="0"/>
        </w:rPr>
      </w:r>
    </w:p>
    <w:p w:rsidR="00000000" w:rsidDel="00000000" w:rsidP="00000000" w:rsidRDefault="00000000" w:rsidRPr="00000000" w14:paraId="000000B5">
      <w:pPr>
        <w:widowControl w:val="1"/>
        <w:spacing w:after="0" w:before="124" w:line="271" w:lineRule="auto"/>
        <w:ind w:left="2" w:right="288" w:firstLine="0"/>
        <w:jc w:val="left"/>
        <w:rPr/>
      </w:pPr>
      <w:r w:rsidDel="00000000" w:rsidR="00000000" w:rsidRPr="00000000">
        <w:rPr>
          <w:rFonts w:ascii="Arial" w:cs="Arial" w:eastAsia="Arial" w:hAnsi="Arial"/>
          <w:b w:val="1"/>
          <w:bCs w:val="1"/>
          <w:i w:val="0"/>
          <w:iCs w:val="0"/>
          <w:color w:val="1f4e78"/>
          <w:sz w:val="21"/>
          <w:szCs w:val="21"/>
          <w:rtl w:val="0"/>
        </w:rPr>
        <w:t xml:space="preserve">Citation:</w:t>
      </w:r>
      <w:r w:rsidDel="00000000" w:rsidR="00000000" w:rsidRPr="00000000">
        <w:rPr>
          <w:rtl w:val="0"/>
        </w:rPr>
      </w:r>
    </w:p>
    <w:p w:rsidR="00000000" w:rsidDel="00000000" w:rsidP="00000000" w:rsidRDefault="00000000" w:rsidRPr="00000000" w14:paraId="000000B6">
      <w:pPr>
        <w:widowControl w:val="1"/>
        <w:spacing w:after="0" w:before="170" w:line="266" w:lineRule="auto"/>
        <w:ind w:left="2" w:right="144" w:firstLine="0"/>
        <w:jc w:val="left"/>
        <w:rPr/>
      </w:pPr>
      <w:r w:rsidDel="00000000" w:rsidR="00000000" w:rsidRPr="00000000">
        <w:rPr>
          <w:rFonts w:ascii="Arial" w:cs="Arial" w:eastAsia="Arial" w:hAnsi="Arial"/>
          <w:b w:val="0"/>
          <w:bCs w:val="0"/>
          <w:i w:val="0"/>
          <w:iCs w:val="0"/>
          <w:color w:val="333333"/>
          <w:sz w:val="21"/>
          <w:szCs w:val="21"/>
          <w:rtl w:val="0"/>
        </w:rPr>
        <w:t xml:space="preserve">This peer-reviewed </w:t>
      </w:r>
      <w:r w:rsidDel="00000000" w:rsidR="00000000" w:rsidRPr="00000000">
        <w:rPr>
          <w:rFonts w:ascii="Arial" w:cs="Arial" w:eastAsia="Arial" w:hAnsi="Arial"/>
          <w:b w:val="0"/>
          <w:bCs w:val="0"/>
          <w:i w:val="0"/>
          <w:iCs w:val="0"/>
          <w:color w:val="333333"/>
          <w:sz w:val="21"/>
          <w:szCs w:val="21"/>
          <w:rtl w:val="0"/>
        </w:rPr>
        <w:t xml:space="preserve">publication</w:t>
      </w:r>
      <w:r w:rsidDel="00000000" w:rsidR="00000000" w:rsidRPr="00000000">
        <w:rPr>
          <w:rFonts w:ascii="Arial" w:cs="Arial" w:eastAsia="Arial" w:hAnsi="Arial"/>
          <w:b w:val="0"/>
          <w:bCs w:val="0"/>
          <w:i w:val="0"/>
          <w:iCs w:val="0"/>
          <w:color w:val="333333"/>
          <w:sz w:val="21"/>
          <w:szCs w:val="21"/>
          <w:rtl w:val="0"/>
        </w:rPr>
        <w:t xml:space="preserve"> in a high-impact geoscience journal demonstrates three real-world applications of the EarthBank platform:</w:t>
      </w:r>
      <w:r w:rsidDel="00000000" w:rsidR="00000000" w:rsidRPr="00000000">
        <w:rPr>
          <w:rtl w:val="0"/>
        </w:rPr>
      </w:r>
    </w:p>
    <w:p w:rsidR="00000000" w:rsidDel="00000000" w:rsidP="00000000" w:rsidRDefault="00000000" w:rsidRPr="00000000" w14:paraId="000000B7">
      <w:pPr>
        <w:widowControl w:val="1"/>
        <w:spacing w:after="0" w:before="186" w:line="233" w:lineRule="auto"/>
        <w:ind w:left="2" w:right="0" w:firstLine="0"/>
        <w:jc w:val="left"/>
        <w:rPr/>
      </w:pPr>
      <w:r w:rsidDel="00000000" w:rsidR="00000000" w:rsidRPr="00000000">
        <w:rPr>
          <w:rFonts w:ascii="Arial" w:cs="Arial" w:eastAsia="Arial" w:hAnsi="Arial"/>
          <w:b w:val="1"/>
          <w:bCs w:val="1"/>
          <w:i w:val="0"/>
          <w:iCs w:val="0"/>
          <w:color w:val="1f4e78"/>
          <w:sz w:val="21"/>
          <w:szCs w:val="21"/>
          <w:rtl w:val="0"/>
        </w:rPr>
        <w:t xml:space="preserve">Case Study 1: Sunda-Banda Arc Volcanic Geochemistry</w:t>
      </w:r>
      <w:r w:rsidDel="00000000" w:rsidR="00000000" w:rsidRPr="00000000">
        <w:rPr>
          <w:rtl w:val="0"/>
        </w:rPr>
      </w:r>
    </w:p>
    <w:p w:rsidR="00000000" w:rsidDel="00000000" w:rsidP="00000000" w:rsidRDefault="00000000" w:rsidRPr="00000000" w14:paraId="000000B8">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50800"/>
            <wp:effectExtent b="0" l="0" r="0" t="0"/>
            <wp:docPr id="18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Dataset:</w:t>
      </w:r>
      <w:r w:rsidDel="00000000" w:rsidR="00000000" w:rsidRPr="00000000">
        <w:rPr>
          <w:rFonts w:ascii="Arial" w:cs="Arial" w:eastAsia="Arial" w:hAnsi="Arial"/>
          <w:b w:val="0"/>
          <w:bCs w:val="0"/>
          <w:i w:val="0"/>
          <w:iCs w:val="0"/>
          <w:color w:val="333333"/>
          <w:sz w:val="21"/>
          <w:szCs w:val="21"/>
          <w:rtl w:val="0"/>
        </w:rPr>
        <w:t xml:space="preserve"> 473 volcanic samples from Prof. John Foden collection</w:t>
      </w:r>
      <w:r w:rsidDel="00000000" w:rsidR="00000000" w:rsidRPr="00000000">
        <w:rPr>
          <w:rtl w:val="0"/>
        </w:rPr>
      </w:r>
    </w:p>
    <w:p w:rsidR="00000000" w:rsidDel="00000000" w:rsidP="00000000" w:rsidRDefault="00000000" w:rsidRPr="00000000" w14:paraId="000000B9">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50800"/>
            <wp:effectExtent b="0" l="0" r="0" t="0"/>
            <wp:docPr id="18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Application:</w:t>
      </w:r>
      <w:r w:rsidDel="00000000" w:rsidR="00000000" w:rsidRPr="00000000">
        <w:rPr>
          <w:rFonts w:ascii="Arial" w:cs="Arial" w:eastAsia="Arial" w:hAnsi="Arial"/>
          <w:b w:val="0"/>
          <w:bCs w:val="0"/>
          <w:i w:val="0"/>
          <w:iCs w:val="0"/>
          <w:color w:val="333333"/>
          <w:sz w:val="21"/>
          <w:szCs w:val="21"/>
          <w:rtl w:val="0"/>
        </w:rPr>
        <w:t xml:space="preserve"> Magma evolution classification, volcanic rock classification, arc geochemistry analysis</w:t>
      </w:r>
      <w:r w:rsidDel="00000000" w:rsidR="00000000" w:rsidRPr="00000000">
        <w:rPr>
          <w:rtl w:val="0"/>
        </w:rPr>
      </w:r>
    </w:p>
    <w:p w:rsidR="00000000" w:rsidDel="00000000" w:rsidP="00000000" w:rsidRDefault="00000000" w:rsidRPr="00000000" w14:paraId="000000BA">
      <w:pPr>
        <w:widowControl w:val="1"/>
        <w:tabs>
          <w:tab w:val="left" w:leader="none" w:pos="302"/>
        </w:tabs>
        <w:spacing w:after="0" w:before="126" w:line="240" w:lineRule="auto"/>
        <w:ind w:left="70" w:right="720" w:firstLine="0"/>
        <w:jc w:val="left"/>
        <w:rPr/>
      </w:pPr>
      <w:r w:rsidDel="00000000" w:rsidR="00000000" w:rsidRPr="00000000">
        <w:rPr/>
        <w:drawing>
          <wp:inline distB="0" distT="0" distL="114300" distR="114300">
            <wp:extent cx="50800" cy="50800"/>
            <wp:effectExtent b="0" l="0" r="0" t="0"/>
            <wp:docPr id="18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Relevance:</w:t>
      </w:r>
      <w:r w:rsidDel="00000000" w:rsidR="00000000" w:rsidRPr="00000000">
        <w:rPr>
          <w:rFonts w:ascii="Arial" w:cs="Arial" w:eastAsia="Arial" w:hAnsi="Arial"/>
          <w:b w:val="0"/>
          <w:bCs w:val="0"/>
          <w:i w:val="0"/>
          <w:iCs w:val="0"/>
          <w:color w:val="333333"/>
          <w:sz w:val="21"/>
          <w:szCs w:val="21"/>
          <w:rtl w:val="0"/>
        </w:rPr>
        <w:t xml:space="preserve"> Demonstrates volcanic rock geochemistry analysis applicable to Saudi Arabian volcanic </w:t>
      </w:r>
      <w:r w:rsidDel="00000000" w:rsidR="00000000" w:rsidRPr="00000000">
        <w:rPr>
          <w:rtl w:val="0"/>
        </w:rPr>
        <w:tab/>
      </w:r>
      <w:r w:rsidDel="00000000" w:rsidR="00000000" w:rsidRPr="00000000">
        <w:rPr>
          <w:rFonts w:ascii="Arial" w:cs="Arial" w:eastAsia="Arial" w:hAnsi="Arial"/>
          <w:b w:val="0"/>
          <w:bCs w:val="0"/>
          <w:i w:val="0"/>
          <w:iCs w:val="0"/>
          <w:color w:val="333333"/>
          <w:sz w:val="21"/>
          <w:szCs w:val="21"/>
          <w:rtl w:val="0"/>
        </w:rPr>
        <w:t xml:space="preserve">provinces</w:t>
      </w:r>
      <w:r w:rsidDel="00000000" w:rsidR="00000000" w:rsidRPr="00000000">
        <w:rPr>
          <w:rtl w:val="0"/>
        </w:rPr>
      </w:r>
    </w:p>
    <w:p w:rsidR="00000000" w:rsidDel="00000000" w:rsidP="00000000" w:rsidRDefault="00000000" w:rsidRPr="00000000" w14:paraId="000000BB">
      <w:pPr>
        <w:widowControl w:val="1"/>
        <w:spacing w:after="0" w:before="184" w:line="235" w:lineRule="auto"/>
        <w:ind w:left="2" w:right="0" w:firstLine="0"/>
        <w:jc w:val="left"/>
        <w:rPr/>
      </w:pPr>
      <w:r w:rsidDel="00000000" w:rsidR="00000000" w:rsidRPr="00000000">
        <w:rPr>
          <w:rFonts w:ascii="Arial" w:cs="Arial" w:eastAsia="Arial" w:hAnsi="Arial"/>
          <w:b w:val="1"/>
          <w:bCs w:val="1"/>
          <w:i w:val="0"/>
          <w:iCs w:val="0"/>
          <w:color w:val="1f4e78"/>
          <w:sz w:val="21"/>
          <w:szCs w:val="21"/>
          <w:rtl w:val="0"/>
        </w:rPr>
        <w:t xml:space="preserve">Case Study 2: Ni-Cu-Co-PGE Mafic-Ultramafic Mineralisation</w:t>
      </w:r>
      <w:r w:rsidDel="00000000" w:rsidR="00000000" w:rsidRPr="00000000">
        <w:rPr>
          <w:rtl w:val="0"/>
        </w:rPr>
      </w:r>
    </w:p>
    <w:p w:rsidR="00000000" w:rsidDel="00000000" w:rsidP="00000000" w:rsidRDefault="00000000" w:rsidRPr="00000000" w14:paraId="000000BC">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8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Dataset:</w:t>
      </w:r>
      <w:r w:rsidDel="00000000" w:rsidR="00000000" w:rsidRPr="00000000">
        <w:rPr>
          <w:rFonts w:ascii="Arial" w:cs="Arial" w:eastAsia="Arial" w:hAnsi="Arial"/>
          <w:b w:val="0"/>
          <w:bCs w:val="0"/>
          <w:i w:val="0"/>
          <w:iCs w:val="0"/>
          <w:color w:val="333333"/>
          <w:sz w:val="21"/>
          <w:szCs w:val="21"/>
          <w:rtl w:val="0"/>
        </w:rPr>
        <w:t xml:space="preserve"> 5,767 samples from Dr. Steven Barnes (CSIRO)</w:t>
      </w:r>
      <w:r w:rsidDel="00000000" w:rsidR="00000000" w:rsidRPr="00000000">
        <w:rPr>
          <w:rtl w:val="0"/>
        </w:rPr>
      </w:r>
    </w:p>
    <w:p w:rsidR="00000000" w:rsidDel="00000000" w:rsidP="00000000" w:rsidRDefault="00000000" w:rsidRPr="00000000" w14:paraId="000000BD">
      <w:pPr>
        <w:widowControl w:val="1"/>
        <w:tabs>
          <w:tab w:val="left" w:leader="none" w:pos="302"/>
        </w:tabs>
        <w:spacing w:after="0" w:before="126" w:line="240" w:lineRule="auto"/>
        <w:ind w:left="70" w:right="0" w:firstLine="0"/>
        <w:jc w:val="left"/>
        <w:rPr/>
      </w:pPr>
      <w:r w:rsidDel="00000000" w:rsidR="00000000" w:rsidRPr="00000000">
        <w:rPr/>
        <w:drawing>
          <wp:inline distB="0" distT="0" distL="114300" distR="114300">
            <wp:extent cx="50800" cy="38100"/>
            <wp:effectExtent b="0" l="0" r="0" t="0"/>
            <wp:docPr id="18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Application:</w:t>
      </w:r>
      <w:r w:rsidDel="00000000" w:rsidR="00000000" w:rsidRPr="00000000">
        <w:rPr>
          <w:rFonts w:ascii="Arial" w:cs="Arial" w:eastAsia="Arial" w:hAnsi="Arial"/>
          <w:b w:val="0"/>
          <w:bCs w:val="0"/>
          <w:i w:val="0"/>
          <w:iCs w:val="0"/>
          <w:color w:val="333333"/>
          <w:sz w:val="21"/>
          <w:szCs w:val="21"/>
          <w:rtl w:val="0"/>
        </w:rPr>
        <w:t xml:space="preserve"> Mineral exploration targeting, prospectivity assessment for critical minerals</w:t>
      </w:r>
      <w:r w:rsidDel="00000000" w:rsidR="00000000" w:rsidRPr="00000000">
        <w:rPr>
          <w:rtl w:val="0"/>
        </w:rPr>
      </w:r>
    </w:p>
    <w:p w:rsidR="00000000" w:rsidDel="00000000" w:rsidP="00000000" w:rsidRDefault="00000000" w:rsidRPr="00000000" w14:paraId="000000BE">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50800"/>
            <wp:effectExtent b="0" l="0" r="0" t="0"/>
            <wp:docPr id="18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Relevance:</w:t>
      </w:r>
      <w:r w:rsidDel="00000000" w:rsidR="00000000" w:rsidRPr="00000000">
        <w:rPr>
          <w:rFonts w:ascii="Arial" w:cs="Arial" w:eastAsia="Arial" w:hAnsi="Arial"/>
          <w:b w:val="0"/>
          <w:bCs w:val="0"/>
          <w:i w:val="0"/>
          <w:iCs w:val="0"/>
          <w:color w:val="333333"/>
          <w:sz w:val="21"/>
          <w:szCs w:val="21"/>
          <w:rtl w:val="0"/>
        </w:rPr>
        <w:t xml:space="preserve"> Direct application to Saudi Arabia's critical minerals exploration programs (Ni, Cu, Co, PGE)</w:t>
      </w:r>
      <w:r w:rsidDel="00000000" w:rsidR="00000000" w:rsidRPr="00000000">
        <w:rPr>
          <w:rtl w:val="0"/>
        </w:rPr>
      </w:r>
    </w:p>
    <w:p w:rsidR="00000000" w:rsidDel="00000000" w:rsidP="00000000" w:rsidRDefault="00000000" w:rsidRPr="00000000" w14:paraId="000000BF">
      <w:pPr>
        <w:widowControl w:val="1"/>
        <w:spacing w:after="0" w:before="184" w:line="235" w:lineRule="auto"/>
        <w:ind w:left="2" w:right="0" w:firstLine="0"/>
        <w:jc w:val="left"/>
        <w:rPr/>
      </w:pPr>
      <w:r w:rsidDel="00000000" w:rsidR="00000000" w:rsidRPr="00000000">
        <w:rPr>
          <w:rFonts w:ascii="Arial" w:cs="Arial" w:eastAsia="Arial" w:hAnsi="Arial"/>
          <w:b w:val="1"/>
          <w:bCs w:val="1"/>
          <w:i w:val="0"/>
          <w:iCs w:val="0"/>
          <w:color w:val="1f4e78"/>
          <w:sz w:val="21"/>
          <w:szCs w:val="21"/>
          <w:rtl w:val="0"/>
        </w:rPr>
        <w:t xml:space="preserve">Case Study 3: Ontario Stream Sediment Geochemistry</w:t>
      </w:r>
      <w:r w:rsidDel="00000000" w:rsidR="00000000" w:rsidRPr="00000000">
        <w:rPr>
          <w:rtl w:val="0"/>
        </w:rPr>
      </w:r>
    </w:p>
    <w:p w:rsidR="00000000" w:rsidDel="00000000" w:rsidP="00000000" w:rsidRDefault="00000000" w:rsidRPr="00000000" w14:paraId="000000C0">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7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Dataset:</w:t>
      </w:r>
      <w:r w:rsidDel="00000000" w:rsidR="00000000" w:rsidRPr="00000000">
        <w:rPr>
          <w:rFonts w:ascii="Arial" w:cs="Arial" w:eastAsia="Arial" w:hAnsi="Arial"/>
          <w:b w:val="0"/>
          <w:bCs w:val="0"/>
          <w:i w:val="0"/>
          <w:iCs w:val="0"/>
          <w:color w:val="333333"/>
          <w:sz w:val="21"/>
          <w:szCs w:val="21"/>
          <w:rtl w:val="0"/>
        </w:rPr>
        <w:t xml:space="preserve"> 2,113 samples from Ontario Geological Survey</w:t>
      </w:r>
      <w:r w:rsidDel="00000000" w:rsidR="00000000" w:rsidRPr="00000000">
        <w:rPr>
          <w:rtl w:val="0"/>
        </w:rPr>
      </w:r>
    </w:p>
    <w:p w:rsidR="00000000" w:rsidDel="00000000" w:rsidP="00000000" w:rsidRDefault="00000000" w:rsidRPr="00000000" w14:paraId="000000C1">
      <w:pPr>
        <w:widowControl w:val="1"/>
        <w:tabs>
          <w:tab w:val="left" w:leader="none" w:pos="302"/>
        </w:tabs>
        <w:spacing w:after="0" w:before="126" w:line="240" w:lineRule="auto"/>
        <w:ind w:left="70" w:right="0" w:firstLine="0"/>
        <w:jc w:val="left"/>
        <w:rPr/>
      </w:pPr>
      <w:r w:rsidDel="00000000" w:rsidR="00000000" w:rsidRPr="00000000">
        <w:rPr/>
        <w:drawing>
          <wp:inline distB="0" distT="0" distL="114300" distR="114300">
            <wp:extent cx="50800" cy="50800"/>
            <wp:effectExtent b="0" l="0" r="0" t="0"/>
            <wp:docPr id="15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Application:</w:t>
      </w:r>
      <w:r w:rsidDel="00000000" w:rsidR="00000000" w:rsidRPr="00000000">
        <w:rPr>
          <w:rFonts w:ascii="Arial" w:cs="Arial" w:eastAsia="Arial" w:hAnsi="Arial"/>
          <w:b w:val="0"/>
          <w:bCs w:val="0"/>
          <w:i w:val="0"/>
          <w:iCs w:val="0"/>
          <w:color w:val="333333"/>
          <w:sz w:val="21"/>
          <w:szCs w:val="21"/>
          <w:rtl w:val="0"/>
        </w:rPr>
        <w:t xml:space="preserve"> Provenance studies, environmental contamination detection, regional geochemical mapping</w:t>
      </w:r>
      <w:r w:rsidDel="00000000" w:rsidR="00000000" w:rsidRPr="00000000">
        <w:rPr>
          <w:rtl w:val="0"/>
        </w:rPr>
      </w:r>
    </w:p>
    <w:p w:rsidR="00000000" w:rsidDel="00000000" w:rsidP="00000000" w:rsidRDefault="00000000" w:rsidRPr="00000000" w14:paraId="000000C2">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50800"/>
            <wp:effectExtent b="0" l="0" r="0" t="0"/>
            <wp:docPr id="15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Relevance:</w:t>
      </w:r>
      <w:r w:rsidDel="00000000" w:rsidR="00000000" w:rsidRPr="00000000">
        <w:rPr>
          <w:rFonts w:ascii="Arial" w:cs="Arial" w:eastAsia="Arial" w:hAnsi="Arial"/>
          <w:b w:val="0"/>
          <w:bCs w:val="0"/>
          <w:i w:val="0"/>
          <w:iCs w:val="0"/>
          <w:color w:val="333333"/>
          <w:sz w:val="21"/>
          <w:szCs w:val="21"/>
          <w:rtl w:val="0"/>
        </w:rPr>
        <w:t xml:space="preserve"> Methodology applicable to Saudi stream sediment and regional geochemical survey integration</w:t>
      </w:r>
      <w:r w:rsidDel="00000000" w:rsidR="00000000" w:rsidRPr="00000000">
        <w:rPr>
          <w:rtl w:val="0"/>
        </w:rPr>
      </w:r>
    </w:p>
    <w:p w:rsidR="00000000" w:rsidDel="00000000" w:rsidP="00000000" w:rsidRDefault="00000000" w:rsidRPr="00000000" w14:paraId="000000C3">
      <w:pPr>
        <w:widowControl w:val="1"/>
        <w:spacing w:after="0" w:before="184" w:line="259" w:lineRule="auto"/>
        <w:ind w:left="0" w:right="720" w:firstLine="0"/>
        <w:jc w:val="left"/>
        <w:rPr/>
      </w:pPr>
      <w:r w:rsidDel="00000000" w:rsidR="00000000" w:rsidRPr="00000000">
        <w:rPr>
          <w:rtl w:val="0"/>
        </w:rPr>
      </w:r>
    </w:p>
    <w:p w:rsidR="00000000" w:rsidDel="00000000" w:rsidP="00000000" w:rsidRDefault="00000000" w:rsidRPr="00000000" w14:paraId="000000C4">
      <w:pPr>
        <w:widowControl w:val="1"/>
        <w:spacing w:after="94" w:before="320" w:line="235" w:lineRule="auto"/>
        <w:ind w:left="2" w:right="0" w:firstLine="0"/>
        <w:jc w:val="left"/>
        <w:rPr/>
      </w:pPr>
      <w:r w:rsidDel="00000000" w:rsidR="00000000" w:rsidRPr="00000000">
        <w:rPr>
          <w:rFonts w:ascii="Arial" w:cs="Arial" w:eastAsia="Arial" w:hAnsi="Arial"/>
          <w:b w:val="1"/>
          <w:bCs w:val="1"/>
          <w:i w:val="0"/>
          <w:iCs w:val="0"/>
          <w:color w:val="1f4e78"/>
          <w:sz w:val="26"/>
          <w:szCs w:val="26"/>
          <w:rtl w:val="0"/>
        </w:rPr>
        <w:t xml:space="preserve">8. Vocabularies and Standards</w:t>
      </w:r>
      <w:r w:rsidDel="00000000" w:rsidR="00000000" w:rsidRPr="00000000">
        <w:rPr>
          <w:rtl w:val="0"/>
        </w:rPr>
      </w:r>
    </w:p>
    <w:tbl>
      <w:tblPr>
        <w:tblStyle w:val="Table9"/>
        <w:tblW w:w="11028.0" w:type="dxa"/>
        <w:jc w:val="left"/>
        <w:tblInd w:w="-115.0" w:type="dxa"/>
        <w:tblLayout w:type="fixed"/>
        <w:tblLook w:val="0400"/>
      </w:tblPr>
      <w:tblGrid>
        <w:gridCol w:w="5514"/>
        <w:gridCol w:w="5514"/>
        <w:tblGridChange w:id="0">
          <w:tblGrid>
            <w:gridCol w:w="5514"/>
            <w:gridCol w:w="5514"/>
          </w:tblGrid>
        </w:tblGridChange>
      </w:tblGrid>
      <w:tr>
        <w:trPr>
          <w:cantSplit w:val="0"/>
          <w:trHeight w:val="2140" w:hRule="atLeast"/>
          <w:tblHeader w:val="0"/>
        </w:trPr>
        <w:tc>
          <w:tcPr>
            <w:tcBorders>
              <w:top w:color="000000" w:space="0" w:sz="0" w:val="nil"/>
            </w:tcBorders>
          </w:tcPr>
          <w:p w:rsidR="00000000" w:rsidDel="00000000" w:rsidP="00000000" w:rsidRDefault="00000000" w:rsidRPr="00000000" w14:paraId="000000C5">
            <w:pPr>
              <w:widowControl w:val="1"/>
              <w:spacing w:after="0" w:before="240" w:line="240" w:lineRule="auto"/>
              <w:ind w:left="0" w:right="0" w:firstLine="0"/>
              <w:jc w:val="center"/>
              <w:rPr/>
            </w:pPr>
            <w:r w:rsidDel="00000000" w:rsidR="00000000" w:rsidRPr="00000000">
              <w:rPr/>
              <w:drawing>
                <wp:inline distB="0" distT="0" distL="114300" distR="114300">
                  <wp:extent cx="50800" cy="38100"/>
                  <wp:effectExtent b="0" l="0" r="0" t="0"/>
                  <wp:docPr id="16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1"/>
              <w:spacing w:after="0" w:before="300" w:line="240" w:lineRule="auto"/>
              <w:ind w:left="0" w:right="0" w:firstLine="0"/>
              <w:jc w:val="center"/>
              <w:rPr/>
            </w:pPr>
            <w:r w:rsidDel="00000000" w:rsidR="00000000" w:rsidRPr="00000000">
              <w:rPr/>
              <w:drawing>
                <wp:inline distB="0" distT="0" distL="114300" distR="114300">
                  <wp:extent cx="50800" cy="38100"/>
                  <wp:effectExtent b="0" l="0" r="0" t="0"/>
                  <wp:docPr id="16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1"/>
              <w:spacing w:after="0" w:before="280" w:line="240" w:lineRule="auto"/>
              <w:ind w:left="0" w:right="0" w:firstLine="0"/>
              <w:jc w:val="center"/>
              <w:rPr/>
            </w:pPr>
            <w:r w:rsidDel="00000000" w:rsidR="00000000" w:rsidRPr="00000000">
              <w:rPr/>
              <w:drawing>
                <wp:inline distB="0" distT="0" distL="114300" distR="114300">
                  <wp:extent cx="50800" cy="50800"/>
                  <wp:effectExtent b="0" l="0" r="0" t="0"/>
                  <wp:docPr id="16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8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widowControl w:val="1"/>
              <w:spacing w:after="0" w:before="280" w:line="240" w:lineRule="auto"/>
              <w:ind w:left="0" w:right="0" w:firstLine="0"/>
              <w:jc w:val="center"/>
              <w:rPr/>
            </w:pPr>
            <w:r w:rsidDel="00000000" w:rsidR="00000000" w:rsidRPr="00000000">
              <w:rPr/>
              <w:drawing>
                <wp:inline distB="0" distT="0" distL="114300" distR="114300">
                  <wp:extent cx="50800" cy="50800"/>
                  <wp:effectExtent b="0" l="0" r="0" t="0"/>
                  <wp:docPr id="16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8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1"/>
              <w:spacing w:after="0" w:before="280" w:line="240" w:lineRule="auto"/>
              <w:ind w:left="0" w:right="0" w:firstLine="0"/>
              <w:jc w:val="center"/>
              <w:rPr/>
            </w:pPr>
            <w:r w:rsidDel="00000000" w:rsidR="00000000" w:rsidRPr="00000000">
              <w:rPr/>
              <w:drawing>
                <wp:inline distB="0" distT="0" distL="114300" distR="114300">
                  <wp:extent cx="50800" cy="50800"/>
                  <wp:effectExtent b="0" l="0" r="0" t="0"/>
                  <wp:docPr id="16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1"/>
              <w:spacing w:after="0" w:before="260" w:line="240" w:lineRule="auto"/>
              <w:ind w:left="0" w:right="0" w:firstLine="0"/>
              <w:jc w:val="center"/>
              <w:rPr/>
            </w:pPr>
            <w:r w:rsidDel="00000000" w:rsidR="00000000" w:rsidRPr="00000000">
              <w:rPr/>
              <w:drawing>
                <wp:inline distB="0" distT="0" distL="114300" distR="114300">
                  <wp:extent cx="50800" cy="50800"/>
                  <wp:effectExtent b="0" l="0" r="0" t="0"/>
                  <wp:docPr id="16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r>
          </w:p>
        </w:tc>
        <w:tc>
          <w:tcPr>
            <w:tcBorders>
              <w:top w:color="000000" w:space="0" w:sz="0" w:val="nil"/>
            </w:tcBorders>
          </w:tcPr>
          <w:p w:rsidR="00000000" w:rsidDel="00000000" w:rsidP="00000000" w:rsidRDefault="00000000" w:rsidRPr="00000000" w14:paraId="000000CB">
            <w:pPr>
              <w:widowControl w:val="1"/>
              <w:spacing w:after="0" w:before="140" w:line="331" w:lineRule="auto"/>
              <w:ind w:left="92" w:right="1152" w:firstLine="0"/>
              <w:jc w:val="left"/>
              <w:rPr/>
            </w:pPr>
            <w:r w:rsidDel="00000000" w:rsidR="00000000" w:rsidRPr="00000000">
              <w:rPr>
                <w:rFonts w:ascii="Arial" w:cs="Arial" w:eastAsia="Arial" w:hAnsi="Arial"/>
                <w:b w:val="1"/>
                <w:bCs w:val="1"/>
                <w:i w:val="0"/>
                <w:iCs w:val="0"/>
                <w:color w:val="1f4e78"/>
                <w:sz w:val="21"/>
                <w:szCs w:val="21"/>
                <w:rtl w:val="0"/>
              </w:rPr>
              <w:t xml:space="preserve">AGN Controlled Vocabularies:</w:t>
            </w:r>
            <w:r w:rsidDel="00000000" w:rsidR="00000000" w:rsidRPr="00000000">
              <w:rPr>
                <w:rtl w:val="0"/>
              </w:rPr>
              <w:br w:type="textWrapping"/>
            </w:r>
          </w:p>
          <w:p w:rsidR="00000000" w:rsidDel="00000000" w:rsidP="00000000" w:rsidRDefault="00000000" w:rsidRPr="00000000" w14:paraId="000000CC">
            <w:pPr>
              <w:widowControl w:val="1"/>
              <w:spacing w:after="0" w:before="140" w:line="331" w:lineRule="auto"/>
              <w:ind w:left="92" w:right="1152" w:firstLine="0"/>
              <w:jc w:val="left"/>
              <w:rPr>
                <w:rFonts w:ascii="Arial" w:cs="Arial" w:eastAsia="Arial" w:hAnsi="Arial"/>
                <w:b w:val="0"/>
                <w:bCs w:val="0"/>
                <w:i w:val="0"/>
                <w:iCs w:val="0"/>
                <w:color w:val="333333"/>
                <w:sz w:val="21"/>
                <w:szCs w:val="21"/>
              </w:rPr>
            </w:pPr>
            <w:r w:rsidDel="00000000" w:rsidR="00000000" w:rsidRPr="00000000">
              <w:rPr>
                <w:rFonts w:ascii="Arial" w:cs="Arial" w:eastAsia="Arial" w:hAnsi="Arial"/>
                <w:b w:val="1"/>
                <w:bCs w:val="1"/>
                <w:i w:val="0"/>
                <w:iCs w:val="0"/>
                <w:color w:val="1f4e78"/>
                <w:sz w:val="21"/>
                <w:szCs w:val="21"/>
                <w:rtl w:val="0"/>
              </w:rPr>
              <w:t xml:space="preserve">FAIR Data Principles:</w:t>
            </w:r>
            <w:r w:rsidDel="00000000" w:rsidR="00000000" w:rsidRPr="00000000">
              <w:rPr>
                <w:rFonts w:ascii="Arial" w:cs="Arial" w:eastAsia="Arial" w:hAnsi="Arial"/>
                <w:b w:val="0"/>
                <w:bCs w:val="0"/>
                <w:i w:val="0"/>
                <w:iCs w:val="0"/>
                <w:color w:val="333333"/>
                <w:sz w:val="21"/>
                <w:szCs w:val="21"/>
                <w:rtl w:val="0"/>
              </w:rPr>
              <w:t xml:space="preserve"> Full implementation of Findable, Accessible, Interoperable, Reusable principles </w:t>
            </w:r>
          </w:p>
          <w:p w:rsidR="00000000" w:rsidDel="00000000" w:rsidP="00000000" w:rsidRDefault="00000000" w:rsidRPr="00000000" w14:paraId="000000CD">
            <w:pPr>
              <w:widowControl w:val="1"/>
              <w:spacing w:after="0" w:before="140" w:line="331" w:lineRule="auto"/>
              <w:ind w:left="92" w:right="1152" w:firstLine="0"/>
              <w:jc w:val="left"/>
              <w:rPr>
                <w:rFonts w:ascii="Arial" w:cs="Arial" w:eastAsia="Arial" w:hAnsi="Arial"/>
                <w:b w:val="0"/>
                <w:bCs w:val="0"/>
                <w:i w:val="0"/>
                <w:iCs w:val="0"/>
                <w:color w:val="333333"/>
                <w:sz w:val="21"/>
                <w:szCs w:val="21"/>
              </w:rPr>
            </w:pPr>
            <w:r w:rsidDel="00000000" w:rsidR="00000000" w:rsidRPr="00000000">
              <w:rPr>
                <w:rFonts w:ascii="Arial" w:cs="Arial" w:eastAsia="Arial" w:hAnsi="Arial"/>
                <w:b w:val="1"/>
                <w:bCs w:val="1"/>
                <w:i w:val="0"/>
                <w:iCs w:val="0"/>
                <w:color w:val="1f4e78"/>
                <w:sz w:val="21"/>
                <w:szCs w:val="21"/>
                <w:rtl w:val="0"/>
              </w:rPr>
              <w:t xml:space="preserve">CoreTrustSeal Certification:</w:t>
            </w:r>
            <w:r w:rsidDel="00000000" w:rsidR="00000000" w:rsidRPr="00000000">
              <w:rPr>
                <w:rFonts w:ascii="Arial" w:cs="Arial" w:eastAsia="Arial" w:hAnsi="Arial"/>
                <w:b w:val="0"/>
                <w:bCs w:val="0"/>
                <w:i w:val="0"/>
                <w:iCs w:val="0"/>
                <w:color w:val="333333"/>
                <w:sz w:val="21"/>
                <w:szCs w:val="21"/>
                <w:rtl w:val="0"/>
              </w:rPr>
              <w:t xml:space="preserve"> Highest international standard for trustworthy data repositories</w:t>
            </w:r>
          </w:p>
          <w:p w:rsidR="00000000" w:rsidDel="00000000" w:rsidP="00000000" w:rsidRDefault="00000000" w:rsidRPr="00000000" w14:paraId="000000CE">
            <w:pPr>
              <w:widowControl w:val="1"/>
              <w:spacing w:after="0" w:before="140" w:line="331" w:lineRule="auto"/>
              <w:ind w:left="92" w:right="1152" w:firstLine="0"/>
              <w:jc w:val="left"/>
              <w:rPr>
                <w:rFonts w:ascii="Arial" w:cs="Arial" w:eastAsia="Arial" w:hAnsi="Arial"/>
                <w:b w:val="0"/>
                <w:bCs w:val="0"/>
                <w:i w:val="0"/>
                <w:iCs w:val="0"/>
                <w:color w:val="333333"/>
                <w:sz w:val="21"/>
                <w:szCs w:val="21"/>
              </w:rPr>
            </w:pPr>
            <w:r w:rsidDel="00000000" w:rsidR="00000000" w:rsidRPr="00000000">
              <w:rPr>
                <w:rtl w:val="0"/>
              </w:rPr>
              <w:br w:type="textWrapping"/>
            </w:r>
            <w:r w:rsidDel="00000000" w:rsidR="00000000" w:rsidRPr="00000000">
              <w:rPr>
                <w:rFonts w:ascii="Arial" w:cs="Arial" w:eastAsia="Arial" w:hAnsi="Arial"/>
                <w:b w:val="1"/>
                <w:bCs w:val="1"/>
                <w:i w:val="0"/>
                <w:iCs w:val="0"/>
                <w:color w:val="1f4e78"/>
                <w:sz w:val="21"/>
                <w:szCs w:val="21"/>
                <w:rtl w:val="0"/>
              </w:rPr>
              <w:t xml:space="preserve">API Documentation:</w:t>
            </w:r>
            <w:r w:rsidDel="00000000" w:rsidR="00000000" w:rsidRPr="00000000">
              <w:rPr>
                <w:rFonts w:ascii="Arial" w:cs="Arial" w:eastAsia="Arial" w:hAnsi="Arial"/>
                <w:b w:val="0"/>
                <w:bCs w:val="0"/>
                <w:i w:val="0"/>
                <w:iCs w:val="0"/>
                <w:color w:val="333333"/>
                <w:sz w:val="21"/>
                <w:szCs w:val="21"/>
                <w:rtl w:val="0"/>
              </w:rPr>
              <w:t xml:space="preserve"> Comprehensive REST API documentation available through platform </w:t>
            </w:r>
          </w:p>
          <w:p w:rsidR="00000000" w:rsidDel="00000000" w:rsidP="00000000" w:rsidRDefault="00000000" w:rsidRPr="00000000" w14:paraId="000000CF">
            <w:pPr>
              <w:widowControl w:val="1"/>
              <w:spacing w:after="0" w:before="140" w:line="331" w:lineRule="auto"/>
              <w:ind w:left="92" w:right="1152" w:firstLine="0"/>
              <w:jc w:val="left"/>
              <w:rPr/>
            </w:pPr>
            <w:r w:rsidDel="00000000" w:rsidR="00000000" w:rsidRPr="00000000">
              <w:rPr>
                <w:rtl w:val="0"/>
              </w:rPr>
              <w:br w:type="textWrapping"/>
            </w:r>
            <w:r w:rsidDel="00000000" w:rsidR="00000000" w:rsidRPr="00000000">
              <w:rPr>
                <w:rFonts w:ascii="Arial" w:cs="Arial" w:eastAsia="Arial" w:hAnsi="Arial"/>
                <w:b w:val="1"/>
                <w:bCs w:val="1"/>
                <w:i w:val="0"/>
                <w:iCs w:val="0"/>
                <w:color w:val="1f4e78"/>
                <w:sz w:val="21"/>
                <w:szCs w:val="21"/>
                <w:rtl w:val="0"/>
              </w:rPr>
              <w:t xml:space="preserve">Data Upload Templates:</w:t>
            </w:r>
            <w:r w:rsidDel="00000000" w:rsidR="00000000" w:rsidRPr="00000000">
              <w:rPr>
                <w:rFonts w:ascii="Arial" w:cs="Arial" w:eastAsia="Arial" w:hAnsi="Arial"/>
                <w:b w:val="0"/>
                <w:bCs w:val="0"/>
                <w:i w:val="0"/>
                <w:iCs w:val="0"/>
                <w:color w:val="333333"/>
                <w:sz w:val="21"/>
                <w:szCs w:val="21"/>
                <w:rtl w:val="0"/>
              </w:rPr>
              <w:t xml:space="preserve"> Standardized templates for consistent data submission</w:t>
            </w:r>
            <w:r w:rsidDel="00000000" w:rsidR="00000000" w:rsidRPr="00000000">
              <w:rPr>
                <w:rtl w:val="0"/>
              </w:rPr>
            </w:r>
          </w:p>
        </w:tc>
      </w:tr>
    </w:tbl>
    <w:p w:rsidR="00000000" w:rsidDel="00000000" w:rsidP="00000000" w:rsidRDefault="00000000" w:rsidRPr="00000000" w14:paraId="000000D0">
      <w:pPr>
        <w:widowControl w:val="1"/>
        <w:spacing w:after="0" w:before="0" w:line="14.399999999999999" w:lineRule="auto"/>
        <w:ind w:left="0" w:right="0" w:firstLine="0"/>
        <w:rPr/>
        <w:sectPr>
          <w:type w:val="nextPage"/>
          <w:pgSz w:h="16838" w:w="11899" w:orient="portrait"/>
          <w:pgMar w:bottom="658" w:top="350" w:left="450" w:right="420" w:header="720" w:footer="720"/>
        </w:sectPr>
      </w:pPr>
      <w:r w:rsidDel="00000000" w:rsidR="00000000" w:rsidRPr="00000000">
        <w:rPr>
          <w:rtl w:val="0"/>
        </w:rPr>
      </w:r>
    </w:p>
    <w:p w:rsidR="00000000" w:rsidDel="00000000" w:rsidP="00000000" w:rsidRDefault="00000000" w:rsidRPr="00000000" w14:paraId="000000D1">
      <w:pPr>
        <w:widowControl w:val="1"/>
        <w:spacing w:after="118" w:before="0" w:line="220" w:lineRule="auto"/>
        <w:ind w:left="0" w:right="0" w:firstLine="0"/>
        <w:rPr/>
      </w:pPr>
      <w:r w:rsidDel="00000000" w:rsidR="00000000" w:rsidRPr="00000000">
        <w:rPr>
          <w:rtl w:val="0"/>
        </w:rPr>
      </w:r>
    </w:p>
    <w:p w:rsidR="00000000" w:rsidDel="00000000" w:rsidP="00000000" w:rsidRDefault="00000000" w:rsidRPr="00000000" w14:paraId="000000D2">
      <w:pPr>
        <w:widowControl w:val="1"/>
        <w:spacing w:after="0" w:before="298" w:line="271" w:lineRule="auto"/>
        <w:ind w:left="0" w:right="720" w:firstLine="0"/>
        <w:jc w:val="left"/>
        <w:rPr/>
      </w:pPr>
      <w:r w:rsidDel="00000000" w:rsidR="00000000" w:rsidRPr="00000000">
        <w:rPr>
          <w:rtl w:val="0"/>
        </w:rPr>
      </w:r>
    </w:p>
    <w:p w:rsidR="00000000" w:rsidDel="00000000" w:rsidP="00000000" w:rsidRDefault="00000000" w:rsidRPr="00000000" w14:paraId="000000D3">
      <w:pPr>
        <w:spacing w:after="0" w:before="518" w:line="233" w:lineRule="auto"/>
        <w:ind w:left="425.1968503937008" w:firstLine="0"/>
        <w:rPr/>
      </w:pPr>
      <w:r w:rsidDel="00000000" w:rsidR="00000000" w:rsidRPr="00000000">
        <w:rPr>
          <w:rFonts w:ascii="Arial" w:cs="Arial" w:eastAsia="Arial" w:hAnsi="Arial"/>
          <w:b w:val="1"/>
          <w:bCs w:val="1"/>
          <w:color w:val="1f4e78"/>
          <w:sz w:val="26"/>
          <w:szCs w:val="26"/>
          <w:rtl w:val="0"/>
        </w:rPr>
        <w:t xml:space="preserve">2. AI and Machine Learning Capabilities</w:t>
      </w:r>
      <w:r w:rsidDel="00000000" w:rsidR="00000000" w:rsidRPr="00000000">
        <w:rPr>
          <w:rtl w:val="0"/>
        </w:rPr>
      </w:r>
    </w:p>
    <w:p w:rsidR="00000000" w:rsidDel="00000000" w:rsidP="00000000" w:rsidRDefault="00000000" w:rsidRPr="00000000" w14:paraId="000000D4">
      <w:pPr>
        <w:spacing w:after="0" w:before="330" w:line="233" w:lineRule="auto"/>
        <w:ind w:left="425.1968503937008" w:firstLine="0"/>
        <w:rPr/>
      </w:pPr>
      <w:r w:rsidDel="00000000" w:rsidR="00000000" w:rsidRPr="00000000">
        <w:rPr>
          <w:rFonts w:ascii="Arial" w:cs="Arial" w:eastAsia="Arial" w:hAnsi="Arial"/>
          <w:b w:val="1"/>
          <w:bCs w:val="1"/>
          <w:color w:val="1f4e78"/>
          <w:rtl w:val="0"/>
        </w:rPr>
        <w:t xml:space="preserve">2.1 AI-Ready Data Architecture</w:t>
      </w:r>
      <w:r w:rsidDel="00000000" w:rsidR="00000000" w:rsidRPr="00000000">
        <w:rPr>
          <w:rtl w:val="0"/>
        </w:rPr>
      </w:r>
    </w:p>
    <w:p w:rsidR="00000000" w:rsidDel="00000000" w:rsidP="00000000" w:rsidRDefault="00000000" w:rsidRPr="00000000" w14:paraId="000000D5">
      <w:pPr>
        <w:spacing w:after="0" w:before="124" w:line="266" w:lineRule="auto"/>
        <w:ind w:left="425.1968503937008" w:right="720" w:firstLine="0"/>
        <w:rPr/>
      </w:pPr>
      <w:r w:rsidDel="00000000" w:rsidR="00000000" w:rsidRPr="00000000">
        <w:rPr>
          <w:rFonts w:ascii="Arial" w:cs="Arial" w:eastAsia="Arial" w:hAnsi="Arial"/>
          <w:color w:val="333333"/>
          <w:sz w:val="21"/>
          <w:szCs w:val="21"/>
          <w:rtl w:val="0"/>
        </w:rPr>
        <w:t xml:space="preserve">EarthBank was designed from inception to support advanced analytics and machine learning applications. The platform's data architecture includes:</w:t>
      </w:r>
      <w:r w:rsidDel="00000000" w:rsidR="00000000" w:rsidRPr="00000000">
        <w:rPr>
          <w:rtl w:val="0"/>
        </w:rPr>
      </w:r>
    </w:p>
    <w:p w:rsidR="00000000" w:rsidDel="00000000" w:rsidP="00000000" w:rsidRDefault="00000000" w:rsidRPr="00000000" w14:paraId="000000D6">
      <w:pPr>
        <w:tabs>
          <w:tab w:val="left" w:leader="none" w:pos="302"/>
        </w:tabs>
        <w:spacing w:after="0" w:before="170" w:line="240" w:lineRule="auto"/>
        <w:ind w:left="425.1968503937008" w:right="864" w:firstLine="0"/>
        <w:rPr/>
      </w:pPr>
      <w:r w:rsidDel="00000000" w:rsidR="00000000" w:rsidRPr="00000000">
        <w:rPr/>
        <w:drawing>
          <wp:inline distB="0" distT="0" distL="114300" distR="114300">
            <wp:extent cx="50800" cy="50800"/>
            <wp:effectExtent b="0" l="0" r="0" t="0"/>
            <wp:docPr id="12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Standardized Data Schemas:</w:t>
      </w:r>
      <w:r w:rsidDel="00000000" w:rsidR="00000000" w:rsidRPr="00000000">
        <w:rPr>
          <w:rFonts w:ascii="Arial" w:cs="Arial" w:eastAsia="Arial" w:hAnsi="Arial"/>
          <w:color w:val="333333"/>
          <w:sz w:val="21"/>
          <w:szCs w:val="21"/>
          <w:rtl w:val="0"/>
        </w:rPr>
        <w:t xml:space="preserve"> Custom relational database architecture ensures consistent, </w:t>
      </w:r>
      <w:r w:rsidDel="00000000" w:rsidR="00000000" w:rsidRPr="00000000">
        <w:rPr>
          <w:rtl w:val="0"/>
        </w:rPr>
        <w:tab/>
      </w:r>
      <w:r w:rsidDel="00000000" w:rsidR="00000000" w:rsidRPr="00000000">
        <w:rPr>
          <w:rFonts w:ascii="Arial" w:cs="Arial" w:eastAsia="Arial" w:hAnsi="Arial"/>
          <w:color w:val="333333"/>
          <w:sz w:val="21"/>
          <w:szCs w:val="21"/>
          <w:rtl w:val="0"/>
        </w:rPr>
        <w:t xml:space="preserve">machine-readable data structures optimized for ML algorithms</w:t>
      </w:r>
      <w:r w:rsidDel="00000000" w:rsidR="00000000" w:rsidRPr="00000000">
        <w:rPr>
          <w:rtl w:val="0"/>
        </w:rPr>
      </w:r>
    </w:p>
    <w:p w:rsidR="00000000" w:rsidDel="00000000" w:rsidP="00000000" w:rsidRDefault="00000000" w:rsidRPr="00000000" w14:paraId="000000D7">
      <w:pPr>
        <w:tabs>
          <w:tab w:val="left" w:leader="none" w:pos="302"/>
        </w:tabs>
        <w:spacing w:after="0" w:before="110" w:line="240" w:lineRule="auto"/>
        <w:ind w:left="425.1968503937008" w:right="576" w:firstLine="0"/>
        <w:rPr/>
      </w:pPr>
      <w:r w:rsidDel="00000000" w:rsidR="00000000" w:rsidRPr="00000000">
        <w:rPr/>
        <w:drawing>
          <wp:inline distB="0" distT="0" distL="114300" distR="114300">
            <wp:extent cx="50800" cy="38100"/>
            <wp:effectExtent b="0" l="0" r="0" t="0"/>
            <wp:docPr id="14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REST API Access:</w:t>
      </w:r>
      <w:r w:rsidDel="00000000" w:rsidR="00000000" w:rsidRPr="00000000">
        <w:rPr>
          <w:rFonts w:ascii="Arial" w:cs="Arial" w:eastAsia="Arial" w:hAnsi="Arial"/>
          <w:color w:val="333333"/>
          <w:sz w:val="21"/>
          <w:szCs w:val="21"/>
          <w:rtl w:val="0"/>
        </w:rPr>
        <w:t xml:space="preserve"> Full programmatic access to all datasets enables integration with external ML workflows, </w:t>
      </w:r>
      <w:r w:rsidDel="00000000" w:rsidR="00000000" w:rsidRPr="00000000">
        <w:rPr>
          <w:rtl w:val="0"/>
        </w:rPr>
        <w:tab/>
      </w:r>
      <w:r w:rsidDel="00000000" w:rsidR="00000000" w:rsidRPr="00000000">
        <w:rPr>
          <w:rFonts w:ascii="Arial" w:cs="Arial" w:eastAsia="Arial" w:hAnsi="Arial"/>
          <w:color w:val="333333"/>
          <w:sz w:val="21"/>
          <w:szCs w:val="21"/>
          <w:rtl w:val="0"/>
        </w:rPr>
        <w:t xml:space="preserve">code-based analytics tools, and automated data pipelines</w:t>
      </w:r>
      <w:r w:rsidDel="00000000" w:rsidR="00000000" w:rsidRPr="00000000">
        <w:rPr>
          <w:rtl w:val="0"/>
        </w:rPr>
      </w:r>
    </w:p>
    <w:p w:rsidR="00000000" w:rsidDel="00000000" w:rsidP="00000000" w:rsidRDefault="00000000" w:rsidRPr="00000000" w14:paraId="000000D8">
      <w:pPr>
        <w:tabs>
          <w:tab w:val="left" w:leader="none" w:pos="302"/>
        </w:tabs>
        <w:spacing w:after="0" w:before="126" w:line="240" w:lineRule="auto"/>
        <w:ind w:left="425.1968503937008" w:right="432" w:firstLine="0"/>
        <w:rPr/>
      </w:pPr>
      <w:r w:rsidDel="00000000" w:rsidR="00000000" w:rsidRPr="00000000">
        <w:rPr/>
        <w:drawing>
          <wp:inline distB="0" distT="0" distL="114300" distR="114300">
            <wp:extent cx="50800" cy="38100"/>
            <wp:effectExtent b="0" l="0" r="0" t="0"/>
            <wp:docPr id="12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Spatial-Temporal Analytics:</w:t>
      </w:r>
      <w:r w:rsidDel="00000000" w:rsidR="00000000" w:rsidRPr="00000000">
        <w:rPr>
          <w:rFonts w:ascii="Arial" w:cs="Arial" w:eastAsia="Arial" w:hAnsi="Arial"/>
          <w:color w:val="333333"/>
          <w:sz w:val="21"/>
          <w:szCs w:val="21"/>
          <w:rtl w:val="0"/>
        </w:rPr>
        <w:t xml:space="preserve"> 4D data structures (x, y, z, time) with paleogeographic reconstruction capabilities </w:t>
      </w:r>
      <w:r w:rsidDel="00000000" w:rsidR="00000000" w:rsidRPr="00000000">
        <w:rPr>
          <w:rtl w:val="0"/>
        </w:rPr>
        <w:tab/>
      </w:r>
      <w:r w:rsidDel="00000000" w:rsidR="00000000" w:rsidRPr="00000000">
        <w:rPr>
          <w:rFonts w:ascii="Arial" w:cs="Arial" w:eastAsia="Arial" w:hAnsi="Arial"/>
          <w:color w:val="333333"/>
          <w:sz w:val="21"/>
          <w:szCs w:val="21"/>
          <w:rtl w:val="0"/>
        </w:rPr>
        <w:t xml:space="preserve">support temporal machine learning models for mineral prospectivity</w:t>
      </w:r>
      <w:r w:rsidDel="00000000" w:rsidR="00000000" w:rsidRPr="00000000">
        <w:rPr>
          <w:rtl w:val="0"/>
        </w:rPr>
      </w:r>
    </w:p>
    <w:p w:rsidR="00000000" w:rsidDel="00000000" w:rsidP="00000000" w:rsidRDefault="00000000" w:rsidRPr="00000000" w14:paraId="000000D9">
      <w:pPr>
        <w:tabs>
          <w:tab w:val="left" w:leader="none" w:pos="302"/>
        </w:tabs>
        <w:spacing w:after="0" w:before="124" w:line="240" w:lineRule="auto"/>
        <w:ind w:left="425.1968503937008" w:right="288" w:firstLine="0"/>
        <w:rPr/>
      </w:pPr>
      <w:r w:rsidDel="00000000" w:rsidR="00000000" w:rsidRPr="00000000">
        <w:rPr/>
        <w:drawing>
          <wp:inline distB="0" distT="0" distL="114300" distR="114300">
            <wp:extent cx="50800" cy="50800"/>
            <wp:effectExtent b="0" l="0" r="0" t="0"/>
            <wp:docPr id="17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Quality Metadata:</w:t>
      </w:r>
      <w:r w:rsidDel="00000000" w:rsidR="00000000" w:rsidRPr="00000000">
        <w:rPr>
          <w:rFonts w:ascii="Arial" w:cs="Arial" w:eastAsia="Arial" w:hAnsi="Arial"/>
          <w:color w:val="333333"/>
          <w:sz w:val="21"/>
          <w:szCs w:val="21"/>
          <w:rtl w:val="0"/>
        </w:rPr>
        <w:t xml:space="preserve"> Automated QA/QC pipelines and comprehensive procedural metadata enable ML models to </w:t>
      </w:r>
      <w:r w:rsidDel="00000000" w:rsidR="00000000" w:rsidRPr="00000000">
        <w:rPr>
          <w:rtl w:val="0"/>
        </w:rPr>
        <w:tab/>
      </w:r>
      <w:r w:rsidDel="00000000" w:rsidR="00000000" w:rsidRPr="00000000">
        <w:rPr>
          <w:rFonts w:ascii="Arial" w:cs="Arial" w:eastAsia="Arial" w:hAnsi="Arial"/>
          <w:color w:val="333333"/>
          <w:sz w:val="21"/>
          <w:szCs w:val="21"/>
          <w:rtl w:val="0"/>
        </w:rPr>
        <w:t xml:space="preserve">assess data quality and uncertainty</w:t>
      </w:r>
      <w:r w:rsidDel="00000000" w:rsidR="00000000" w:rsidRPr="00000000">
        <w:rPr>
          <w:rtl w:val="0"/>
        </w:rPr>
      </w:r>
    </w:p>
    <w:p w:rsidR="00000000" w:rsidDel="00000000" w:rsidP="00000000" w:rsidRDefault="00000000" w:rsidRPr="00000000" w14:paraId="000000DA">
      <w:pPr>
        <w:tabs>
          <w:tab w:val="left" w:leader="none" w:pos="302"/>
        </w:tabs>
        <w:spacing w:after="0" w:before="126" w:line="240" w:lineRule="auto"/>
        <w:ind w:left="425.1968503937008" w:right="720" w:firstLine="0"/>
        <w:rPr/>
      </w:pPr>
      <w:r w:rsidDel="00000000" w:rsidR="00000000" w:rsidRPr="00000000">
        <w:rPr/>
        <w:drawing>
          <wp:inline distB="0" distT="0" distL="114300" distR="114300">
            <wp:extent cx="50800" cy="50800"/>
            <wp:effectExtent b="0" l="0" r="0" t="0"/>
            <wp:docPr id="16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Cloud-Native Infrastructure:</w:t>
      </w:r>
      <w:r w:rsidDel="00000000" w:rsidR="00000000" w:rsidRPr="00000000">
        <w:rPr>
          <w:rFonts w:ascii="Arial" w:cs="Arial" w:eastAsia="Arial" w:hAnsi="Arial"/>
          <w:color w:val="333333"/>
          <w:sz w:val="21"/>
          <w:szCs w:val="21"/>
          <w:rtl w:val="0"/>
        </w:rPr>
        <w:t xml:space="preserve"> 100% AWS-hosted architecture provides scalable compute resources for on-</w:t>
      </w:r>
      <w:r w:rsidDel="00000000" w:rsidR="00000000" w:rsidRPr="00000000">
        <w:rPr>
          <w:rtl w:val="0"/>
        </w:rPr>
        <w:tab/>
      </w:r>
      <w:r w:rsidDel="00000000" w:rsidR="00000000" w:rsidRPr="00000000">
        <w:rPr>
          <w:rFonts w:ascii="Arial" w:cs="Arial" w:eastAsia="Arial" w:hAnsi="Arial"/>
          <w:color w:val="333333"/>
          <w:sz w:val="21"/>
          <w:szCs w:val="21"/>
          <w:rtl w:val="0"/>
        </w:rPr>
        <w:t xml:space="preserve">demand data processing</w:t>
      </w:r>
      <w:r w:rsidDel="00000000" w:rsidR="00000000" w:rsidRPr="00000000">
        <w:rPr>
          <w:rtl w:val="0"/>
        </w:rPr>
      </w:r>
    </w:p>
    <w:p w:rsidR="00000000" w:rsidDel="00000000" w:rsidP="00000000" w:rsidRDefault="00000000" w:rsidRPr="00000000" w14:paraId="000000DB">
      <w:pPr>
        <w:spacing w:after="0" w:before="124" w:line="259" w:lineRule="auto"/>
        <w:ind w:left="0" w:right="1008" w:firstLine="0"/>
        <w:rPr>
          <w:rFonts w:ascii="Arial" w:cs="Arial" w:eastAsia="Arial" w:hAnsi="Arial"/>
          <w:color w:val="333333"/>
          <w:sz w:val="21"/>
          <w:szCs w:val="21"/>
        </w:rPr>
      </w:pPr>
      <w:r w:rsidDel="00000000" w:rsidR="00000000" w:rsidRPr="00000000">
        <w:rPr>
          <w:rtl w:val="0"/>
        </w:rPr>
      </w:r>
    </w:p>
    <w:p w:rsidR="00000000" w:rsidDel="00000000" w:rsidP="00000000" w:rsidRDefault="00000000" w:rsidRPr="00000000" w14:paraId="000000DC">
      <w:pPr>
        <w:spacing w:after="88" w:before="252" w:line="233" w:lineRule="auto"/>
        <w:ind w:left="452" w:firstLine="0"/>
        <w:rPr/>
      </w:pPr>
      <w:r w:rsidDel="00000000" w:rsidR="00000000" w:rsidRPr="00000000">
        <w:rPr>
          <w:rFonts w:ascii="Arial" w:cs="Arial" w:eastAsia="Arial" w:hAnsi="Arial"/>
          <w:b w:val="1"/>
          <w:bCs w:val="1"/>
          <w:color w:val="1f4e78"/>
          <w:rtl w:val="0"/>
        </w:rPr>
        <w:t xml:space="preserve">2.3 ML Infrastructure Features</w:t>
      </w:r>
      <w:r w:rsidDel="00000000" w:rsidR="00000000" w:rsidRPr="00000000">
        <w:rPr>
          <w:rtl w:val="0"/>
        </w:rPr>
      </w:r>
    </w:p>
    <w:tbl>
      <w:tblPr>
        <w:tblStyle w:val="Table10"/>
        <w:tblW w:w="9018.0" w:type="dxa"/>
        <w:jc w:val="left"/>
        <w:tblInd w:w="343.0" w:type="dxa"/>
        <w:tblLayout w:type="fixed"/>
        <w:tblLook w:val="0400"/>
      </w:tblPr>
      <w:tblGrid>
        <w:gridCol w:w="3006"/>
        <w:gridCol w:w="3006"/>
        <w:gridCol w:w="3006"/>
        <w:tblGridChange w:id="0">
          <w:tblGrid>
            <w:gridCol w:w="3006"/>
            <w:gridCol w:w="3006"/>
            <w:gridCol w:w="3006"/>
          </w:tblGrid>
        </w:tblGridChange>
      </w:tblGrid>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DD">
            <w:pPr>
              <w:spacing w:after="0" w:before="102" w:line="233" w:lineRule="auto"/>
              <w:ind w:left="124" w:firstLine="0"/>
              <w:rPr/>
            </w:pPr>
            <w:r w:rsidDel="00000000" w:rsidR="00000000" w:rsidRPr="00000000">
              <w:rPr>
                <w:rFonts w:ascii="Arial" w:cs="Arial" w:eastAsia="Arial" w:hAnsi="Arial"/>
                <w:b w:val="1"/>
                <w:bCs w:val="1"/>
                <w:color w:val="ababab"/>
                <w:sz w:val="20"/>
                <w:szCs w:val="20"/>
                <w:rtl w:val="0"/>
              </w:rPr>
              <w:t xml:space="preserve">ML Capability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E">
            <w:pPr>
              <w:spacing w:after="0" w:before="102" w:line="233" w:lineRule="auto"/>
              <w:ind w:left="112" w:firstLine="0"/>
              <w:rPr/>
            </w:pPr>
            <w:r w:rsidDel="00000000" w:rsidR="00000000" w:rsidRPr="00000000">
              <w:rPr>
                <w:rFonts w:ascii="Arial" w:cs="Arial" w:eastAsia="Arial" w:hAnsi="Arial"/>
                <w:b w:val="1"/>
                <w:bCs w:val="1"/>
                <w:color w:val="ababab"/>
                <w:sz w:val="20"/>
                <w:szCs w:val="20"/>
                <w:rtl w:val="0"/>
              </w:rPr>
              <w:t xml:space="preserve">EarthBank Implementation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F">
            <w:pPr>
              <w:spacing w:after="0" w:before="102" w:line="233" w:lineRule="auto"/>
              <w:ind w:left="122" w:firstLine="0"/>
              <w:rPr/>
            </w:pPr>
            <w:sdt>
              <w:sdtPr>
                <w:id w:val="2104565878"/>
                <w:tag w:val="goog_rdk_25"/>
              </w:sdtPr>
              <w:sdtContent>
                <w:commentRangeStart w:id="5"/>
              </w:sdtContent>
            </w:sdt>
            <w:r w:rsidDel="00000000" w:rsidR="00000000" w:rsidRPr="00000000">
              <w:rPr>
                <w:rFonts w:ascii="Arial" w:cs="Arial" w:eastAsia="Arial" w:hAnsi="Arial"/>
                <w:b w:val="1"/>
                <w:bCs w:val="1"/>
                <w:color w:val="ababab"/>
                <w:sz w:val="20"/>
                <w:szCs w:val="20"/>
                <w:rtl w:val="0"/>
              </w:rPr>
              <w:t xml:space="preserve">GDAC-SA Applicability</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E0">
            <w:pPr>
              <w:spacing w:after="0" w:before="102" w:line="233" w:lineRule="auto"/>
              <w:ind w:left="124" w:firstLine="0"/>
              <w:rPr/>
            </w:pPr>
            <w:commentRangeEnd w:id="5"/>
            <w:r w:rsidDel="00000000" w:rsidR="00000000" w:rsidRPr="00000000">
              <w:commentReference w:id="5"/>
            </w:r>
            <w:r w:rsidDel="00000000" w:rsidR="00000000" w:rsidRPr="00000000">
              <w:rPr>
                <w:rFonts w:ascii="Arial" w:cs="Arial" w:eastAsia="Arial" w:hAnsi="Arial"/>
                <w:color w:val="333333"/>
                <w:sz w:val="20"/>
                <w:szCs w:val="20"/>
                <w:rtl w:val="0"/>
              </w:rPr>
              <w:t xml:space="preserve">Data Pipelines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1">
            <w:pPr>
              <w:spacing w:after="0" w:before="102" w:line="233" w:lineRule="auto"/>
              <w:ind w:left="112" w:firstLine="0"/>
              <w:rPr/>
            </w:pPr>
            <w:r w:rsidDel="00000000" w:rsidR="00000000" w:rsidRPr="00000000">
              <w:rPr>
                <w:rFonts w:ascii="Arial" w:cs="Arial" w:eastAsia="Arial" w:hAnsi="Arial"/>
                <w:color w:val="333333"/>
                <w:sz w:val="20"/>
                <w:szCs w:val="20"/>
                <w:rtl w:val="0"/>
              </w:rPr>
              <w:t xml:space="preserve">Automated ingestion, QA/QC, and transformation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2">
            <w:pPr>
              <w:spacing w:after="0" w:before="102" w:line="233" w:lineRule="auto"/>
              <w:ind w:left="122" w:firstLine="0"/>
              <w:rPr/>
            </w:pPr>
            <w:sdt>
              <w:sdtPr>
                <w:id w:val="344034242"/>
                <w:tag w:val="goog_rdk_26"/>
              </w:sdtPr>
              <w:sdtContent>
                <w:commentRangeStart w:id="6"/>
              </w:sdtContent>
            </w:sdt>
            <w:r w:rsidDel="00000000" w:rsidR="00000000" w:rsidRPr="00000000">
              <w:rPr>
                <w:rFonts w:ascii="Arial" w:cs="Arial" w:eastAsia="Arial" w:hAnsi="Arial"/>
                <w:color w:val="333333"/>
                <w:sz w:val="20"/>
                <w:szCs w:val="20"/>
                <w:rtl w:val="0"/>
              </w:rPr>
              <w:t xml:space="preserve">Saudi datasets automated processing</w:t>
            </w:r>
            <w:r w:rsidDel="00000000" w:rsidR="00000000" w:rsidRPr="00000000">
              <w:rPr>
                <w:rtl w:val="0"/>
              </w:rPr>
            </w:r>
          </w:p>
        </w:tc>
      </w:tr>
      <w:tr>
        <w:trPr>
          <w:cantSplit w:val="0"/>
          <w:trHeight w:val="464" w:hRule="atLeast"/>
          <w:tblHeader w:val="0"/>
        </w:trPr>
        <w:tc>
          <w:tcPr>
            <w:tcBorders>
              <w:top w:color="000000" w:space="0" w:sz="0" w:val="nil"/>
              <w:bottom w:color="000000" w:space="0" w:sz="0" w:val="nil"/>
            </w:tcBorders>
          </w:tcPr>
          <w:p w:rsidR="00000000" w:rsidDel="00000000" w:rsidP="00000000" w:rsidRDefault="00000000" w:rsidRPr="00000000" w14:paraId="000000E3">
            <w:pPr>
              <w:spacing w:after="0" w:before="102" w:line="233" w:lineRule="auto"/>
              <w:ind w:left="124" w:firstLine="0"/>
              <w:rPr/>
            </w:pPr>
            <w:commentRangeEnd w:id="6"/>
            <w:r w:rsidDel="00000000" w:rsidR="00000000" w:rsidRPr="00000000">
              <w:commentReference w:id="6"/>
            </w:r>
            <w:r w:rsidDel="00000000" w:rsidR="00000000" w:rsidRPr="00000000">
              <w:rPr>
                <w:rFonts w:ascii="Arial" w:cs="Arial" w:eastAsia="Arial" w:hAnsi="Arial"/>
                <w:color w:val="333333"/>
                <w:sz w:val="20"/>
                <w:szCs w:val="20"/>
                <w:rtl w:val="0"/>
              </w:rPr>
              <w:t xml:space="preserve">API-First Design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4">
            <w:pPr>
              <w:spacing w:after="0" w:before="102" w:line="233" w:lineRule="auto"/>
              <w:ind w:left="112" w:firstLine="0"/>
              <w:rPr/>
            </w:pPr>
            <w:r w:rsidDel="00000000" w:rsidR="00000000" w:rsidRPr="00000000">
              <w:rPr>
                <w:rFonts w:ascii="Arial" w:cs="Arial" w:eastAsia="Arial" w:hAnsi="Arial"/>
                <w:color w:val="333333"/>
                <w:sz w:val="20"/>
                <w:szCs w:val="20"/>
                <w:rtl w:val="0"/>
              </w:rPr>
              <w:t xml:space="preserve">REST API for external data integration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5">
            <w:pPr>
              <w:spacing w:after="0" w:before="102" w:line="233" w:lineRule="auto"/>
              <w:ind w:left="122" w:firstLine="0"/>
              <w:rPr/>
            </w:pPr>
            <w:sdt>
              <w:sdtPr>
                <w:id w:val="-352159189"/>
                <w:tag w:val="goog_rdk_27"/>
              </w:sdtPr>
              <w:sdtContent>
                <w:commentRangeStart w:id="7"/>
              </w:sdtContent>
            </w:sdt>
            <w:r w:rsidDel="00000000" w:rsidR="00000000" w:rsidRPr="00000000">
              <w:rPr>
                <w:rFonts w:ascii="Arial" w:cs="Arial" w:eastAsia="Arial" w:hAnsi="Arial"/>
                <w:color w:val="333333"/>
                <w:sz w:val="20"/>
                <w:szCs w:val="20"/>
                <w:rtl w:val="0"/>
              </w:rPr>
              <w:t xml:space="preserve">Integration with GDAC analytics tools</w:t>
            </w:r>
            <w:r w:rsidDel="00000000" w:rsidR="00000000" w:rsidRPr="00000000">
              <w:rPr>
                <w:rtl w:val="0"/>
              </w:rPr>
            </w:r>
          </w:p>
        </w:tc>
      </w:tr>
      <w:tr>
        <w:trPr>
          <w:cantSplit w:val="0"/>
          <w:trHeight w:val="764" w:hRule="atLeast"/>
          <w:tblHeader w:val="0"/>
        </w:trPr>
        <w:tc>
          <w:tcPr>
            <w:tcBorders>
              <w:top w:color="000000" w:space="0" w:sz="0" w:val="nil"/>
              <w:bottom w:color="000000" w:space="0" w:sz="0" w:val="nil"/>
            </w:tcBorders>
          </w:tcPr>
          <w:p w:rsidR="00000000" w:rsidDel="00000000" w:rsidP="00000000" w:rsidRDefault="00000000" w:rsidRPr="00000000" w14:paraId="000000E6">
            <w:pPr>
              <w:spacing w:after="0" w:before="254" w:line="233" w:lineRule="auto"/>
              <w:ind w:left="124" w:firstLine="0"/>
              <w:rPr/>
            </w:pPr>
            <w:commentRangeEnd w:id="7"/>
            <w:r w:rsidDel="00000000" w:rsidR="00000000" w:rsidRPr="00000000">
              <w:commentReference w:id="7"/>
            </w:r>
            <w:r w:rsidDel="00000000" w:rsidR="00000000" w:rsidRPr="00000000">
              <w:rPr>
                <w:rFonts w:ascii="Arial" w:cs="Arial" w:eastAsia="Arial" w:hAnsi="Arial"/>
                <w:color w:val="333333"/>
                <w:sz w:val="20"/>
                <w:szCs w:val="20"/>
                <w:rtl w:val="0"/>
              </w:rPr>
              <w:t xml:space="preserve">Spatial Analytics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7">
            <w:pPr>
              <w:spacing w:after="0" w:before="254" w:line="233" w:lineRule="auto"/>
              <w:ind w:left="112" w:firstLine="0"/>
              <w:rPr/>
            </w:pPr>
            <w:r w:rsidDel="00000000" w:rsidR="00000000" w:rsidRPr="00000000">
              <w:rPr>
                <w:rFonts w:ascii="Arial" w:cs="Arial" w:eastAsia="Arial" w:hAnsi="Arial"/>
                <w:color w:val="333333"/>
                <w:sz w:val="20"/>
                <w:szCs w:val="20"/>
                <w:rtl w:val="0"/>
              </w:rPr>
              <w:t xml:space="preserve">IDW interpolation, swath profiles, 3D visualization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8">
            <w:pPr>
              <w:spacing w:after="0" w:before="104" w:line="264" w:lineRule="auto"/>
              <w:ind w:left="122" w:right="576" w:firstLine="0"/>
              <w:rPr/>
            </w:pPr>
            <w:sdt>
              <w:sdtPr>
                <w:id w:val="-455409615"/>
                <w:tag w:val="goog_rdk_28"/>
              </w:sdtPr>
              <w:sdtContent>
                <w:commentRangeStart w:id="8"/>
              </w:sdtContent>
            </w:sdt>
            <w:r w:rsidDel="00000000" w:rsidR="00000000" w:rsidRPr="00000000">
              <w:rPr>
                <w:rFonts w:ascii="Arial" w:cs="Arial" w:eastAsia="Arial" w:hAnsi="Arial"/>
                <w:color w:val="333333"/>
                <w:sz w:val="20"/>
                <w:szCs w:val="20"/>
                <w:rtl w:val="0"/>
              </w:rPr>
              <w:t xml:space="preserve">Mineral prospectivity mapping for Saudi Arabia</w:t>
            </w:r>
            <w:r w:rsidDel="00000000" w:rsidR="00000000" w:rsidRPr="00000000">
              <w:rPr>
                <w:rtl w:val="0"/>
              </w:rPr>
            </w:r>
          </w:p>
        </w:tc>
      </w:tr>
      <w:tr>
        <w:trPr>
          <w:cantSplit w:val="0"/>
          <w:trHeight w:val="752" w:hRule="atLeast"/>
          <w:tblHeader w:val="0"/>
        </w:trPr>
        <w:tc>
          <w:tcPr>
            <w:tcBorders>
              <w:top w:color="000000" w:space="0" w:sz="0" w:val="nil"/>
              <w:bottom w:color="000000" w:space="0" w:sz="0" w:val="nil"/>
            </w:tcBorders>
          </w:tcPr>
          <w:p w:rsidR="00000000" w:rsidDel="00000000" w:rsidP="00000000" w:rsidRDefault="00000000" w:rsidRPr="00000000" w14:paraId="000000E9">
            <w:pPr>
              <w:spacing w:after="0" w:before="104" w:line="257" w:lineRule="auto"/>
              <w:ind w:right="864"/>
              <w:jc w:val="center"/>
              <w:rPr/>
            </w:pPr>
            <w:commentRangeEnd w:id="8"/>
            <w:r w:rsidDel="00000000" w:rsidR="00000000" w:rsidRPr="00000000">
              <w:commentReference w:id="8"/>
            </w:r>
            <w:r w:rsidDel="00000000" w:rsidR="00000000" w:rsidRPr="00000000">
              <w:rPr>
                <w:rFonts w:ascii="Arial" w:cs="Arial" w:eastAsia="Arial" w:hAnsi="Arial"/>
                <w:color w:val="333333"/>
                <w:sz w:val="20"/>
                <w:szCs w:val="20"/>
                <w:rtl w:val="0"/>
              </w:rPr>
              <w:t xml:space="preserve">Temporal </w:t>
            </w:r>
            <w:r w:rsidDel="00000000" w:rsidR="00000000" w:rsidRPr="00000000">
              <w:rPr>
                <w:rtl w:val="0"/>
              </w:rPr>
              <w:br w:type="textWrapping"/>
            </w:r>
            <w:r w:rsidDel="00000000" w:rsidR="00000000" w:rsidRPr="00000000">
              <w:rPr>
                <w:rFonts w:ascii="Arial" w:cs="Arial" w:eastAsia="Arial" w:hAnsi="Arial"/>
                <w:color w:val="333333"/>
                <w:sz w:val="20"/>
                <w:szCs w:val="20"/>
                <w:rtl w:val="0"/>
              </w:rPr>
              <w:t xml:space="preserve">Analytics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A">
            <w:pPr>
              <w:spacing w:after="0" w:before="104" w:line="257" w:lineRule="auto"/>
              <w:ind w:left="112" w:right="1296" w:firstLine="0"/>
              <w:rPr/>
            </w:pPr>
            <w:r w:rsidDel="00000000" w:rsidR="00000000" w:rsidRPr="00000000">
              <w:rPr>
                <w:rFonts w:ascii="Arial" w:cs="Arial" w:eastAsia="Arial" w:hAnsi="Arial"/>
                <w:color w:val="333333"/>
                <w:sz w:val="20"/>
                <w:szCs w:val="20"/>
                <w:rtl w:val="0"/>
              </w:rPr>
              <w:t xml:space="preserve">LithoPlates:</w:t>
            </w:r>
            <w:sdt>
              <w:sdtPr>
                <w:id w:val="-589887951"/>
                <w:tag w:val="goog_rdk_29"/>
              </w:sdtPr>
              <w:sdtContent>
                <w:commentRangeStart w:id="9"/>
              </w:sdtContent>
            </w:sdt>
            <w:r w:rsidDel="00000000" w:rsidR="00000000" w:rsidRPr="00000000">
              <w:rPr>
                <w:rFonts w:ascii="Arial" w:cs="Arial" w:eastAsia="Arial" w:hAnsi="Arial"/>
                <w:color w:val="333333"/>
                <w:sz w:val="20"/>
                <w:szCs w:val="20"/>
                <w:rtl w:val="0"/>
              </w:rPr>
              <w:t xml:space="preserve"> 7</w:t>
            </w:r>
            <w:commentRangeEnd w:id="9"/>
            <w:r w:rsidDel="00000000" w:rsidR="00000000" w:rsidRPr="00000000">
              <w:commentReference w:id="9"/>
            </w:r>
            <w:r w:rsidDel="00000000" w:rsidR="00000000" w:rsidRPr="00000000">
              <w:rPr>
                <w:rFonts w:ascii="Arial" w:cs="Arial" w:eastAsia="Arial" w:hAnsi="Arial"/>
                <w:color w:val="333333"/>
                <w:sz w:val="20"/>
                <w:szCs w:val="20"/>
                <w:rtl w:val="0"/>
              </w:rPr>
              <w:t xml:space="preserve"> plate models to 1.8 Ga reconstruction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B">
            <w:pPr>
              <w:spacing w:after="0" w:before="240" w:line="233" w:lineRule="auto"/>
              <w:ind w:left="122" w:firstLine="0"/>
              <w:rPr/>
            </w:pPr>
            <w:sdt>
              <w:sdtPr>
                <w:id w:val="1776878387"/>
                <w:tag w:val="goog_rdk_30"/>
              </w:sdtPr>
              <w:sdtContent>
                <w:commentRangeStart w:id="10"/>
              </w:sdtContent>
            </w:sdt>
            <w:r w:rsidDel="00000000" w:rsidR="00000000" w:rsidRPr="00000000">
              <w:rPr>
                <w:rFonts w:ascii="Arial" w:cs="Arial" w:eastAsia="Arial" w:hAnsi="Arial"/>
                <w:color w:val="333333"/>
                <w:sz w:val="20"/>
                <w:szCs w:val="20"/>
                <w:rtl w:val="0"/>
              </w:rPr>
              <w:t xml:space="preserve">Deep-time resource prediction modeling</w:t>
            </w:r>
            <w:r w:rsidDel="00000000" w:rsidR="00000000" w:rsidRPr="00000000">
              <w:rPr>
                <w:rtl w:val="0"/>
              </w:rPr>
            </w:r>
          </w:p>
        </w:tc>
      </w:tr>
      <w:tr>
        <w:trPr>
          <w:cantSplit w:val="0"/>
          <w:trHeight w:val="533.54541015625" w:hRule="atLeast"/>
          <w:tblHeader w:val="0"/>
        </w:trPr>
        <w:tc>
          <w:tcPr>
            <w:tcBorders>
              <w:top w:color="000000" w:space="0" w:sz="0" w:val="nil"/>
              <w:bottom w:color="000000" w:space="0" w:sz="0" w:val="nil"/>
            </w:tcBorders>
          </w:tcPr>
          <w:p w:rsidR="00000000" w:rsidDel="00000000" w:rsidP="00000000" w:rsidRDefault="00000000" w:rsidRPr="00000000" w14:paraId="000000EC">
            <w:pPr>
              <w:spacing w:after="0" w:before="102" w:line="233" w:lineRule="auto"/>
              <w:ind w:left="124" w:firstLine="0"/>
              <w:rPr/>
            </w:pPr>
            <w:commentRangeEnd w:id="10"/>
            <w:r w:rsidDel="00000000" w:rsidR="00000000" w:rsidRPr="00000000">
              <w:commentReference w:id="10"/>
            </w:r>
            <w:r w:rsidDel="00000000" w:rsidR="00000000" w:rsidRPr="00000000">
              <w:rPr>
                <w:rFonts w:ascii="Arial" w:cs="Arial" w:eastAsia="Arial" w:hAnsi="Arial"/>
                <w:color w:val="333333"/>
                <w:sz w:val="20"/>
                <w:szCs w:val="20"/>
                <w:rtl w:val="0"/>
              </w:rPr>
              <w:t xml:space="preserve">Cloud Compute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D">
            <w:pPr>
              <w:spacing w:after="0" w:before="102" w:line="233" w:lineRule="auto"/>
              <w:ind w:left="112" w:firstLine="0"/>
              <w:rPr/>
            </w:pPr>
            <w:r w:rsidDel="00000000" w:rsidR="00000000" w:rsidRPr="00000000">
              <w:rPr>
                <w:rFonts w:ascii="Arial" w:cs="Arial" w:eastAsia="Arial" w:hAnsi="Arial"/>
                <w:color w:val="333333"/>
                <w:sz w:val="20"/>
                <w:szCs w:val="20"/>
                <w:rtl w:val="0"/>
              </w:rPr>
              <w:t xml:space="preserve">AWS infrastructure with on-demand scaling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E">
            <w:pPr>
              <w:spacing w:after="0" w:before="102" w:line="233" w:lineRule="auto"/>
              <w:ind w:left="122" w:firstLine="0"/>
              <w:rPr/>
            </w:pPr>
            <w:sdt>
              <w:sdtPr>
                <w:id w:val="619663952"/>
                <w:tag w:val="goog_rdk_31"/>
              </w:sdtPr>
              <w:sdtContent>
                <w:commentRangeStart w:id="11"/>
              </w:sdtContent>
            </w:sdt>
            <w:r w:rsidDel="00000000" w:rsidR="00000000" w:rsidRPr="00000000">
              <w:rPr>
                <w:rFonts w:ascii="Arial" w:cs="Arial" w:eastAsia="Arial" w:hAnsi="Arial"/>
                <w:color w:val="333333"/>
                <w:sz w:val="20"/>
                <w:szCs w:val="20"/>
                <w:rtl w:val="0"/>
              </w:rPr>
              <w:t xml:space="preserve">Scalable ML model training infrastructure</w:t>
            </w:r>
            <w:r w:rsidDel="00000000" w:rsidR="00000000" w:rsidRPr="00000000">
              <w:rPr>
                <w:rtl w:val="0"/>
              </w:rPr>
            </w:r>
          </w:p>
        </w:tc>
      </w:tr>
    </w:tbl>
    <w:p w:rsidR="00000000" w:rsidDel="00000000" w:rsidP="00000000" w:rsidRDefault="00000000" w:rsidRPr="00000000" w14:paraId="000000EF">
      <w:pPr>
        <w:widowControl w:val="1"/>
        <w:spacing w:after="0" w:before="66" w:line="233" w:lineRule="auto"/>
        <w:ind w:left="302" w:right="0" w:firstLine="0"/>
        <w:jc w:val="left"/>
        <w:rPr/>
      </w:pP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F0">
      <w:pPr>
        <w:widowControl w:val="1"/>
        <w:spacing w:after="0" w:before="306" w:line="233" w:lineRule="auto"/>
        <w:ind w:left="2" w:right="0" w:firstLine="0"/>
        <w:jc w:val="left"/>
        <w:rPr/>
      </w:pPr>
      <w:r w:rsidDel="00000000" w:rsidR="00000000" w:rsidRPr="00000000">
        <w:rPr>
          <w:rFonts w:ascii="Arial" w:cs="Arial" w:eastAsia="Arial" w:hAnsi="Arial"/>
          <w:b w:val="1"/>
          <w:bCs w:val="1"/>
          <w:i w:val="0"/>
          <w:iCs w:val="0"/>
          <w:color w:val="1f4e78"/>
          <w:sz w:val="26"/>
          <w:szCs w:val="26"/>
          <w:rtl w:val="0"/>
        </w:rPr>
        <w:t xml:space="preserve">11. Industry and Government Adoption</w:t>
      </w:r>
      <w:r w:rsidDel="00000000" w:rsidR="00000000" w:rsidRPr="00000000">
        <w:rPr>
          <w:rtl w:val="0"/>
        </w:rPr>
      </w:r>
    </w:p>
    <w:p w:rsidR="00000000" w:rsidDel="00000000" w:rsidP="00000000" w:rsidRDefault="00000000" w:rsidRPr="00000000" w14:paraId="000000F1">
      <w:pPr>
        <w:widowControl w:val="1"/>
        <w:spacing w:after="0" w:before="280" w:line="259" w:lineRule="auto"/>
        <w:ind w:left="2" w:right="1008" w:firstLine="0"/>
        <w:jc w:val="left"/>
        <w:rPr/>
      </w:pPr>
      <w:r w:rsidDel="00000000" w:rsidR="00000000" w:rsidRPr="00000000">
        <w:rPr>
          <w:rFonts w:ascii="Arial" w:cs="Arial" w:eastAsia="Arial" w:hAnsi="Arial"/>
          <w:b w:val="0"/>
          <w:bCs w:val="0"/>
          <w:i w:val="0"/>
          <w:iCs w:val="0"/>
          <w:color w:val="333333"/>
          <w:sz w:val="21"/>
          <w:szCs w:val="21"/>
          <w:rtl w:val="0"/>
        </w:rPr>
        <w:t xml:space="preserve">EarthBank has been adopted by leading mining companies, government agencies, and research institutions demonstrating the platform's value across industry, policy, and research sectors:</w:t>
      </w:r>
      <w:r w:rsidDel="00000000" w:rsidR="00000000" w:rsidRPr="00000000">
        <w:rPr>
          <w:rtl w:val="0"/>
        </w:rPr>
      </w:r>
    </w:p>
    <w:p w:rsidR="00000000" w:rsidDel="00000000" w:rsidP="00000000" w:rsidRDefault="00000000" w:rsidRPr="00000000" w14:paraId="000000F2">
      <w:pPr>
        <w:widowControl w:val="1"/>
        <w:spacing w:after="0" w:before="250" w:line="233" w:lineRule="auto"/>
        <w:ind w:left="2" w:right="0" w:firstLine="0"/>
        <w:jc w:val="left"/>
        <w:rPr/>
      </w:pPr>
      <w:sdt>
        <w:sdtPr>
          <w:id w:val="-1294099918"/>
          <w:tag w:val="goog_rdk_32"/>
        </w:sdtPr>
        <w:sdtContent>
          <w:commentRangeStart w:id="12"/>
        </w:sdtContent>
      </w:sdt>
      <w:r w:rsidDel="00000000" w:rsidR="00000000" w:rsidRPr="00000000">
        <w:rPr>
          <w:rFonts w:ascii="Arial" w:cs="Arial" w:eastAsia="Arial" w:hAnsi="Arial"/>
          <w:b w:val="1"/>
          <w:bCs w:val="1"/>
          <w:i w:val="0"/>
          <w:iCs w:val="0"/>
          <w:color w:val="1f4e78"/>
          <w:sz w:val="22"/>
          <w:szCs w:val="22"/>
          <w:rtl w:val="0"/>
        </w:rPr>
        <w:t xml:space="preserve">11.1 Industry Adoption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F3">
      <w:pPr>
        <w:widowControl w:val="1"/>
        <w:tabs>
          <w:tab w:val="left" w:leader="none" w:pos="302"/>
        </w:tabs>
        <w:spacing w:after="0" w:before="108" w:line="240" w:lineRule="auto"/>
        <w:ind w:left="70" w:right="0" w:firstLine="0"/>
        <w:jc w:val="left"/>
        <w:rPr/>
      </w:pPr>
      <w:r w:rsidDel="00000000" w:rsidR="00000000" w:rsidRPr="00000000">
        <w:rPr/>
        <w:drawing>
          <wp:inline distB="0" distT="0" distL="114300" distR="114300">
            <wp:extent cx="50800" cy="50800"/>
            <wp:effectExtent b="0" l="0" r="0" t="0"/>
            <wp:docPr id="14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BHP:</w:t>
      </w:r>
      <w:r w:rsidDel="00000000" w:rsidR="00000000" w:rsidRPr="00000000">
        <w:rPr>
          <w:rFonts w:ascii="Arial" w:cs="Arial" w:eastAsia="Arial" w:hAnsi="Arial"/>
          <w:b w:val="0"/>
          <w:bCs w:val="0"/>
          <w:i w:val="0"/>
          <w:iCs w:val="0"/>
          <w:color w:val="333333"/>
          <w:sz w:val="21"/>
          <w:szCs w:val="21"/>
          <w:rtl w:val="0"/>
        </w:rPr>
        <w:t xml:space="preserve"> Global mining company using platform for exploration data management</w:t>
      </w:r>
      <w:r w:rsidDel="00000000" w:rsidR="00000000" w:rsidRPr="00000000">
        <w:rPr>
          <w:rtl w:val="0"/>
        </w:rPr>
      </w:r>
    </w:p>
    <w:p w:rsidR="00000000" w:rsidDel="00000000" w:rsidP="00000000" w:rsidRDefault="00000000" w:rsidRPr="00000000" w14:paraId="000000F4">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4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AngloAmerican:</w:t>
      </w:r>
      <w:r w:rsidDel="00000000" w:rsidR="00000000" w:rsidRPr="00000000">
        <w:rPr>
          <w:rFonts w:ascii="Arial" w:cs="Arial" w:eastAsia="Arial" w:hAnsi="Arial"/>
          <w:b w:val="0"/>
          <w:bCs w:val="0"/>
          <w:i w:val="0"/>
          <w:iCs w:val="0"/>
          <w:color w:val="333333"/>
          <w:sz w:val="21"/>
          <w:szCs w:val="21"/>
          <w:rtl w:val="0"/>
        </w:rPr>
        <w:t xml:space="preserve"> Major mining company integrating EarthBank into workflows</w:t>
      </w:r>
      <w:r w:rsidDel="00000000" w:rsidR="00000000" w:rsidRPr="00000000">
        <w:rPr>
          <w:rtl w:val="0"/>
        </w:rPr>
      </w:r>
    </w:p>
    <w:p w:rsidR="00000000" w:rsidDel="00000000" w:rsidP="00000000" w:rsidRDefault="00000000" w:rsidRPr="00000000" w14:paraId="000000F5">
      <w:pPr>
        <w:widowControl w:val="1"/>
        <w:tabs>
          <w:tab w:val="left" w:leader="none" w:pos="302"/>
        </w:tabs>
        <w:spacing w:after="0" w:before="124" w:line="240" w:lineRule="auto"/>
        <w:ind w:left="70" w:right="144" w:firstLine="0"/>
        <w:jc w:val="left"/>
        <w:rPr/>
      </w:pPr>
      <w:sdt>
        <w:sdtPr>
          <w:id w:val="636174905"/>
          <w:tag w:val="goog_rdk_33"/>
        </w:sdtPr>
        <w:sdtContent>
          <w:commentRangeStart w:id="13"/>
        </w:sdtContent>
      </w:sdt>
      <w:r w:rsidDel="00000000" w:rsidR="00000000" w:rsidRPr="00000000">
        <w:rPr/>
        <w:drawing>
          <wp:inline distB="0" distT="0" distL="114300" distR="114300">
            <wp:extent cx="50800" cy="50800"/>
            <wp:effectExtent b="0" l="0" r="0" t="0"/>
            <wp:docPr id="14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Chalice Mining:</w:t>
      </w:r>
      <w:r w:rsidDel="00000000" w:rsidR="00000000" w:rsidRPr="00000000">
        <w:rPr>
          <w:rFonts w:ascii="Arial" w:cs="Arial" w:eastAsia="Arial" w:hAnsi="Arial"/>
          <w:b w:val="0"/>
          <w:bCs w:val="0"/>
          <w:i w:val="0"/>
          <w:iCs w:val="0"/>
          <w:color w:val="333333"/>
          <w:sz w:val="21"/>
          <w:szCs w:val="21"/>
          <w:rtl w:val="0"/>
        </w:rPr>
        <w:t xml:space="preserve"> Julimar discovery (Western Australia) utilized AuScope seismology infrastructure for polymetallic </w:t>
      </w:r>
      <w:r w:rsidDel="00000000" w:rsidR="00000000" w:rsidRPr="00000000">
        <w:rPr>
          <w:rtl w:val="0"/>
        </w:rPr>
        <w:tab/>
      </w:r>
      <w:r w:rsidDel="00000000" w:rsidR="00000000" w:rsidRPr="00000000">
        <w:rPr>
          <w:rFonts w:ascii="Arial" w:cs="Arial" w:eastAsia="Arial" w:hAnsi="Arial"/>
          <w:b w:val="0"/>
          <w:bCs w:val="0"/>
          <w:i w:val="0"/>
          <w:iCs w:val="0"/>
          <w:color w:val="333333"/>
          <w:sz w:val="21"/>
          <w:szCs w:val="21"/>
          <w:rtl w:val="0"/>
        </w:rPr>
        <w:t xml:space="preserve">deposit discovery (palladium, nickel, copper, platinum)</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F6">
      <w:pPr>
        <w:widowControl w:val="1"/>
        <w:spacing w:after="0" w:before="252"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11.2 Government Agencies</w:t>
      </w:r>
      <w:r w:rsidDel="00000000" w:rsidR="00000000" w:rsidRPr="00000000">
        <w:rPr>
          <w:rtl w:val="0"/>
        </w:rPr>
      </w:r>
    </w:p>
    <w:p w:rsidR="00000000" w:rsidDel="00000000" w:rsidP="00000000" w:rsidRDefault="00000000" w:rsidRPr="00000000" w14:paraId="000000F7">
      <w:pPr>
        <w:widowControl w:val="1"/>
        <w:tabs>
          <w:tab w:val="left" w:leader="none" w:pos="302"/>
        </w:tabs>
        <w:spacing w:after="0" w:before="108" w:line="240" w:lineRule="auto"/>
        <w:ind w:left="70" w:right="432" w:firstLine="0"/>
        <w:jc w:val="left"/>
        <w:rPr>
          <w:rFonts w:ascii="Arial" w:cs="Arial" w:eastAsia="Arial" w:hAnsi="Arial"/>
          <w:color w:val="333333"/>
          <w:sz w:val="21"/>
          <w:szCs w:val="21"/>
        </w:rPr>
      </w:pPr>
      <w:r w:rsidDel="00000000" w:rsidR="00000000" w:rsidRPr="00000000">
        <w:rPr/>
        <w:drawing>
          <wp:inline distB="0" distT="0" distL="114300" distR="114300">
            <wp:extent cx="50800" cy="50800"/>
            <wp:effectExtent b="0" l="0" r="0" t="0"/>
            <wp:docPr id="16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Geoscience Australia:</w:t>
      </w:r>
      <w:r w:rsidDel="00000000" w:rsidR="00000000" w:rsidRPr="00000000">
        <w:rPr>
          <w:rFonts w:ascii="Arial" w:cs="Arial" w:eastAsia="Arial" w:hAnsi="Arial"/>
          <w:b w:val="0"/>
          <w:bCs w:val="0"/>
          <w:i w:val="0"/>
          <w:iCs w:val="0"/>
          <w:color w:val="333333"/>
          <w:sz w:val="21"/>
          <w:szCs w:val="21"/>
          <w:rtl w:val="0"/>
        </w:rPr>
        <w:t xml:space="preserve"> Federal geological survey contributing datasets </w:t>
      </w:r>
      <w:r w:rsidDel="00000000" w:rsidR="00000000" w:rsidRPr="00000000">
        <w:rPr>
          <w:rtl w:val="0"/>
        </w:rPr>
      </w:r>
    </w:p>
    <w:p w:rsidR="00000000" w:rsidDel="00000000" w:rsidP="00000000" w:rsidRDefault="00000000" w:rsidRPr="00000000" w14:paraId="000000F8">
      <w:pPr>
        <w:widowControl w:val="1"/>
        <w:tabs>
          <w:tab w:val="left" w:leader="none" w:pos="302"/>
        </w:tabs>
        <w:spacing w:after="0" w:before="108" w:line="240" w:lineRule="auto"/>
        <w:ind w:left="70" w:right="432" w:firstLine="0"/>
        <w:jc w:val="left"/>
        <w:rPr/>
      </w:pPr>
      <w:r w:rsidDel="00000000" w:rsidR="00000000" w:rsidRPr="00000000">
        <w:rPr/>
        <w:drawing>
          <wp:inline distB="0" distT="0" distL="114300" distR="114300">
            <wp:extent cx="50800" cy="50800"/>
            <wp:effectExtent b="0" l="0" r="0" t="0"/>
            <wp:docPr id="15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State Geological Surveys:</w:t>
      </w:r>
      <w:r w:rsidDel="00000000" w:rsidR="00000000" w:rsidRPr="00000000">
        <w:rPr>
          <w:rFonts w:ascii="Arial" w:cs="Arial" w:eastAsia="Arial" w:hAnsi="Arial"/>
          <w:b w:val="0"/>
          <w:bCs w:val="0"/>
          <w:i w:val="0"/>
          <w:iCs w:val="0"/>
          <w:color w:val="333333"/>
          <w:sz w:val="21"/>
          <w:szCs w:val="21"/>
          <w:rtl w:val="0"/>
        </w:rPr>
        <w:t xml:space="preserve"> All Australian states and territories using platform</w:t>
      </w:r>
      <w:r w:rsidDel="00000000" w:rsidR="00000000" w:rsidRPr="00000000">
        <w:rPr>
          <w:rtl w:val="0"/>
        </w:rPr>
      </w:r>
    </w:p>
    <w:p w:rsidR="00000000" w:rsidDel="00000000" w:rsidP="00000000" w:rsidRDefault="00000000" w:rsidRPr="00000000" w14:paraId="000000F9">
      <w:pPr>
        <w:widowControl w:val="1"/>
        <w:tabs>
          <w:tab w:val="left" w:leader="none" w:pos="302"/>
        </w:tabs>
        <w:spacing w:after="0" w:before="124" w:line="240" w:lineRule="auto"/>
        <w:ind w:left="70" w:right="0" w:firstLine="0"/>
        <w:jc w:val="left"/>
        <w:rPr/>
        <w:sectPr>
          <w:type w:val="nextPage"/>
          <w:pgSz w:h="16838" w:w="11899" w:orient="portrait"/>
          <w:pgMar w:bottom="342" w:top="338" w:left="0" w:right="0" w:header="720" w:footer="720"/>
        </w:sectPr>
      </w:pPr>
      <w:r w:rsidDel="00000000" w:rsidR="00000000" w:rsidRPr="00000000">
        <w:rPr/>
        <w:drawing>
          <wp:inline distB="0" distT="0" distL="114300" distR="114300">
            <wp:extent cx="50800" cy="50800"/>
            <wp:effectExtent b="0" l="0" r="0" t="0"/>
            <wp:docPr id="154"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CSIRO Mineral Resources:</w:t>
      </w:r>
      <w:r w:rsidDel="00000000" w:rsidR="00000000" w:rsidRPr="00000000">
        <w:rPr>
          <w:rFonts w:ascii="Arial" w:cs="Arial" w:eastAsia="Arial" w:hAnsi="Arial"/>
          <w:b w:val="0"/>
          <w:bCs w:val="0"/>
          <w:i w:val="0"/>
          <w:iCs w:val="0"/>
          <w:color w:val="333333"/>
          <w:sz w:val="21"/>
          <w:szCs w:val="21"/>
          <w:rtl w:val="0"/>
        </w:rPr>
        <w:t xml:space="preserve"> Contributing major datasets (Steve Barnes Ni-PGE Collection with 5,767 samples)</w:t>
      </w:r>
      <w:r w:rsidDel="00000000" w:rsidR="00000000" w:rsidRPr="00000000">
        <w:rPr>
          <w:rtl w:val="0"/>
        </w:rPr>
      </w:r>
    </w:p>
    <w:p w:rsidR="00000000" w:rsidDel="00000000" w:rsidP="00000000" w:rsidRDefault="00000000" w:rsidRPr="00000000" w14:paraId="000000FA">
      <w:pPr>
        <w:widowControl w:val="1"/>
        <w:spacing w:after="130" w:before="0" w:line="220" w:lineRule="auto"/>
        <w:ind w:left="0" w:right="0" w:firstLine="0"/>
        <w:rPr/>
      </w:pPr>
      <w:r w:rsidDel="00000000" w:rsidR="00000000" w:rsidRPr="00000000">
        <w:rPr>
          <w:rtl w:val="0"/>
        </w:rPr>
      </w:r>
    </w:p>
    <w:p w:rsidR="00000000" w:rsidDel="00000000" w:rsidP="00000000" w:rsidRDefault="00000000" w:rsidRPr="00000000" w14:paraId="000000FB">
      <w:pPr>
        <w:widowControl w:val="1"/>
        <w:spacing w:after="0" w:before="0"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11.3 Research &amp; Government Institutions</w:t>
      </w:r>
      <w:r w:rsidDel="00000000" w:rsidR="00000000" w:rsidRPr="00000000">
        <w:rPr>
          <w:rtl w:val="0"/>
        </w:rPr>
      </w:r>
    </w:p>
    <w:p w:rsidR="00000000" w:rsidDel="00000000" w:rsidP="00000000" w:rsidRDefault="00000000" w:rsidRPr="00000000" w14:paraId="000000FC">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6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Australian Universities (1</w:t>
      </w:r>
      <w:r w:rsidDel="00000000" w:rsidR="00000000" w:rsidRPr="00000000">
        <w:rPr>
          <w:rFonts w:ascii="Arial" w:cs="Arial" w:eastAsia="Arial" w:hAnsi="Arial"/>
          <w:b w:val="1"/>
          <w:bCs w:val="1"/>
          <w:color w:val="1f4e78"/>
          <w:sz w:val="21"/>
          <w:szCs w:val="21"/>
          <w:rtl w:val="0"/>
        </w:rPr>
        <w:t xml:space="preserve">3</w:t>
      </w:r>
      <w:r w:rsidDel="00000000" w:rsidR="00000000" w:rsidRPr="00000000">
        <w:rPr>
          <w:rFonts w:ascii="Arial" w:cs="Arial" w:eastAsia="Arial" w:hAnsi="Arial"/>
          <w:b w:val="1"/>
          <w:bCs w:val="1"/>
          <w:i w:val="0"/>
          <w:iCs w:val="0"/>
          <w:color w:val="1f4e78"/>
          <w:sz w:val="21"/>
          <w:szCs w:val="21"/>
          <w:rtl w:val="0"/>
        </w:rPr>
        <w:t xml:space="preserve">+):</w:t>
      </w:r>
      <w:r w:rsidDel="00000000" w:rsidR="00000000" w:rsidRPr="00000000">
        <w:rPr>
          <w:rFonts w:ascii="Arial" w:cs="Arial" w:eastAsia="Arial" w:hAnsi="Arial"/>
          <w:b w:val="0"/>
          <w:bCs w:val="0"/>
          <w:i w:val="0"/>
          <w:iCs w:val="0"/>
          <w:color w:val="333333"/>
          <w:sz w:val="21"/>
          <w:szCs w:val="21"/>
          <w:rtl w:val="0"/>
        </w:rPr>
        <w:t xml:space="preserve"> Curtin University, The University of Melbourne, A</w:t>
      </w:r>
      <w:r w:rsidDel="00000000" w:rsidR="00000000" w:rsidRPr="00000000">
        <w:rPr>
          <w:rFonts w:ascii="Arial" w:cs="Arial" w:eastAsia="Arial" w:hAnsi="Arial"/>
          <w:color w:val="333333"/>
          <w:sz w:val="21"/>
          <w:szCs w:val="21"/>
          <w:rtl w:val="0"/>
        </w:rPr>
        <w:t xml:space="preserve">ustralian National University</w:t>
      </w:r>
      <w:r w:rsidDel="00000000" w:rsidR="00000000" w:rsidRPr="00000000">
        <w:rPr>
          <w:rFonts w:ascii="Arial" w:cs="Arial" w:eastAsia="Arial" w:hAnsi="Arial"/>
          <w:b w:val="0"/>
          <w:bCs w:val="0"/>
          <w:i w:val="0"/>
          <w:iCs w:val="0"/>
          <w:color w:val="333333"/>
          <w:sz w:val="21"/>
          <w:szCs w:val="21"/>
          <w:rtl w:val="0"/>
        </w:rPr>
        <w:t xml:space="preserve">, UWA, Macquarie University, Sydney </w:t>
      </w:r>
      <w:r w:rsidDel="00000000" w:rsidR="00000000" w:rsidRPr="00000000">
        <w:rPr>
          <w:rFonts w:ascii="Arial" w:cs="Arial" w:eastAsia="Arial" w:hAnsi="Arial"/>
          <w:color w:val="333333"/>
          <w:sz w:val="21"/>
          <w:szCs w:val="21"/>
          <w:rtl w:val="0"/>
        </w:rPr>
        <w:t xml:space="preserve">University, University of Tasmania, </w:t>
      </w:r>
      <w:r w:rsidDel="00000000" w:rsidR="00000000" w:rsidRPr="00000000">
        <w:rPr>
          <w:rFonts w:ascii="Arial" w:cs="Arial" w:eastAsia="Arial" w:hAnsi="Arial"/>
          <w:b w:val="0"/>
          <w:bCs w:val="0"/>
          <w:i w:val="0"/>
          <w:iCs w:val="0"/>
          <w:color w:val="333333"/>
          <w:sz w:val="21"/>
          <w:szCs w:val="21"/>
          <w:rtl w:val="0"/>
        </w:rPr>
        <w:t xml:space="preserve"> Queensland University, </w:t>
      </w:r>
      <w:r w:rsidDel="00000000" w:rsidR="00000000" w:rsidRPr="00000000">
        <w:rPr>
          <w:rFonts w:ascii="Arial" w:cs="Arial" w:eastAsia="Arial" w:hAnsi="Arial"/>
          <w:color w:val="333333"/>
          <w:sz w:val="21"/>
          <w:szCs w:val="21"/>
          <w:rtl w:val="0"/>
        </w:rPr>
        <w:t xml:space="preserve">QUT</w:t>
      </w:r>
      <w:r w:rsidDel="00000000" w:rsidR="00000000" w:rsidRPr="00000000">
        <w:rPr>
          <w:rFonts w:ascii="Arial" w:cs="Arial" w:eastAsia="Arial" w:hAnsi="Arial"/>
          <w:b w:val="0"/>
          <w:bCs w:val="0"/>
          <w:i w:val="0"/>
          <w:iCs w:val="0"/>
          <w:color w:val="333333"/>
          <w:sz w:val="21"/>
          <w:szCs w:val="21"/>
          <w:rtl w:val="0"/>
        </w:rPr>
        <w:t xml:space="preserve">, Adelaide University, Ja</w:t>
      </w:r>
      <w:r w:rsidDel="00000000" w:rsidR="00000000" w:rsidRPr="00000000">
        <w:rPr>
          <w:rFonts w:ascii="Arial" w:cs="Arial" w:eastAsia="Arial" w:hAnsi="Arial"/>
          <w:color w:val="333333"/>
          <w:sz w:val="21"/>
          <w:szCs w:val="21"/>
          <w:rtl w:val="0"/>
        </w:rPr>
        <w:t xml:space="preserve">mes Cook University, Wollongong University and </w:t>
      </w:r>
      <w:r w:rsidDel="00000000" w:rsidR="00000000" w:rsidRPr="00000000">
        <w:rPr>
          <w:rFonts w:ascii="Arial" w:cs="Arial" w:eastAsia="Arial" w:hAnsi="Arial"/>
          <w:b w:val="0"/>
          <w:bCs w:val="0"/>
          <w:i w:val="0"/>
          <w:iCs w:val="0"/>
          <w:color w:val="333333"/>
          <w:sz w:val="21"/>
          <w:szCs w:val="21"/>
          <w:rtl w:val="0"/>
        </w:rPr>
        <w:t xml:space="preserve">Monash</w:t>
      </w:r>
      <w:r w:rsidDel="00000000" w:rsidR="00000000" w:rsidRPr="00000000">
        <w:rPr>
          <w:rFonts w:ascii="Arial" w:cs="Arial" w:eastAsia="Arial" w:hAnsi="Arial"/>
          <w:color w:val="333333"/>
          <w:sz w:val="21"/>
          <w:szCs w:val="21"/>
          <w:rtl w:val="0"/>
        </w:rPr>
        <w:t xml:space="preserve"> University</w:t>
      </w:r>
      <w:r w:rsidDel="00000000" w:rsidR="00000000" w:rsidRPr="00000000">
        <w:rPr>
          <w:rtl w:val="0"/>
        </w:rPr>
      </w:r>
    </w:p>
    <w:p w:rsidR="00000000" w:rsidDel="00000000" w:rsidP="00000000" w:rsidRDefault="00000000" w:rsidRPr="00000000" w14:paraId="000000FD">
      <w:pPr>
        <w:widowControl w:val="1"/>
        <w:spacing w:after="0" w:before="50" w:line="235" w:lineRule="auto"/>
        <w:ind w:left="0" w:right="0" w:firstLine="0"/>
        <w:jc w:val="left"/>
        <w:rPr/>
      </w:pPr>
      <w:r w:rsidDel="00000000" w:rsidR="00000000" w:rsidRPr="00000000">
        <w:rPr>
          <w:rtl w:val="0"/>
        </w:rPr>
      </w:r>
    </w:p>
    <w:p w:rsidR="00000000" w:rsidDel="00000000" w:rsidP="00000000" w:rsidRDefault="00000000" w:rsidRPr="00000000" w14:paraId="000000FE">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58"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Museums Victoria, Queensland Museum, Western Australian Museum, the Australian Museum and the Sou</w:t>
      </w:r>
      <w:r w:rsidDel="00000000" w:rsidR="00000000" w:rsidRPr="00000000">
        <w:rPr>
          <w:rFonts w:ascii="Arial" w:cs="Arial" w:eastAsia="Arial" w:hAnsi="Arial"/>
          <w:b w:val="1"/>
          <w:bCs w:val="1"/>
          <w:color w:val="1f4e78"/>
          <w:sz w:val="21"/>
          <w:szCs w:val="21"/>
          <w:rtl w:val="0"/>
        </w:rPr>
        <w:t xml:space="preserve">thern Australian Museum</w:t>
      </w:r>
      <w:r w:rsidDel="00000000" w:rsidR="00000000" w:rsidRPr="00000000">
        <w:rPr>
          <w:rFonts w:ascii="Arial" w:cs="Arial" w:eastAsia="Arial" w:hAnsi="Arial"/>
          <w:b w:val="1"/>
          <w:bCs w:val="1"/>
          <w:i w:val="0"/>
          <w:iCs w:val="0"/>
          <w:color w:val="1f4e78"/>
          <w:sz w:val="21"/>
          <w:szCs w:val="21"/>
          <w:rtl w:val="0"/>
        </w:rPr>
        <w:t xml:space="preserve">:</w:t>
      </w:r>
      <w:r w:rsidDel="00000000" w:rsidR="00000000" w:rsidRPr="00000000">
        <w:rPr>
          <w:rFonts w:ascii="Arial" w:cs="Arial" w:eastAsia="Arial" w:hAnsi="Arial"/>
          <w:b w:val="0"/>
          <w:bCs w:val="0"/>
          <w:i w:val="0"/>
          <w:iCs w:val="0"/>
          <w:color w:val="333333"/>
          <w:sz w:val="21"/>
          <w:szCs w:val="21"/>
          <w:rtl w:val="0"/>
        </w:rPr>
        <w:t xml:space="preserve"> Contribut</w:t>
      </w:r>
      <w:r w:rsidDel="00000000" w:rsidR="00000000" w:rsidRPr="00000000">
        <w:rPr>
          <w:rFonts w:ascii="Arial" w:cs="Arial" w:eastAsia="Arial" w:hAnsi="Arial"/>
          <w:color w:val="333333"/>
          <w:sz w:val="21"/>
          <w:szCs w:val="21"/>
          <w:rtl w:val="0"/>
        </w:rPr>
        <w:t xml:space="preserve">ing</w:t>
      </w:r>
      <w:r w:rsidDel="00000000" w:rsidR="00000000" w:rsidRPr="00000000">
        <w:rPr>
          <w:rFonts w:ascii="Arial" w:cs="Arial" w:eastAsia="Arial" w:hAnsi="Arial"/>
          <w:b w:val="0"/>
          <w:bCs w:val="0"/>
          <w:i w:val="0"/>
          <w:iCs w:val="0"/>
          <w:color w:val="333333"/>
          <w:sz w:val="21"/>
          <w:szCs w:val="21"/>
          <w:rtl w:val="0"/>
        </w:rPr>
        <w:t xml:space="preserve"> </w:t>
      </w:r>
      <w:r w:rsidDel="00000000" w:rsidR="00000000" w:rsidRPr="00000000">
        <w:rPr>
          <w:rFonts w:ascii="Arial" w:cs="Arial" w:eastAsia="Arial" w:hAnsi="Arial"/>
          <w:color w:val="333333"/>
          <w:sz w:val="21"/>
          <w:szCs w:val="21"/>
          <w:rtl w:val="0"/>
        </w:rPr>
        <w:t xml:space="preserve">of 100.000+</w:t>
      </w:r>
      <w:r w:rsidDel="00000000" w:rsidR="00000000" w:rsidRPr="00000000">
        <w:rPr>
          <w:rFonts w:ascii="Arial" w:cs="Arial" w:eastAsia="Arial" w:hAnsi="Arial"/>
          <w:b w:val="0"/>
          <w:bCs w:val="0"/>
          <w:i w:val="0"/>
          <w:iCs w:val="0"/>
          <w:color w:val="333333"/>
          <w:sz w:val="21"/>
          <w:szCs w:val="21"/>
          <w:rtl w:val="0"/>
        </w:rPr>
        <w:t xml:space="preserve"> geological specimens, some dating to 1854</w:t>
      </w:r>
      <w:r w:rsidDel="00000000" w:rsidR="00000000" w:rsidRPr="00000000">
        <w:rPr>
          <w:rtl w:val="0"/>
        </w:rPr>
      </w:r>
    </w:p>
    <w:p w:rsidR="00000000" w:rsidDel="00000000" w:rsidP="00000000" w:rsidRDefault="00000000" w:rsidRPr="00000000" w14:paraId="000000FF">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38100"/>
            <wp:effectExtent b="0" l="0" r="0" t="0"/>
            <wp:docPr id="15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Geoscience Australia, State Geological Surveys:</w:t>
      </w:r>
      <w:r w:rsidDel="00000000" w:rsidR="00000000" w:rsidRPr="00000000">
        <w:rPr>
          <w:rFonts w:ascii="Arial" w:cs="Arial" w:eastAsia="Arial" w:hAnsi="Arial"/>
          <w:color w:val="333333"/>
          <w:sz w:val="21"/>
          <w:szCs w:val="21"/>
          <w:rtl w:val="0"/>
        </w:rPr>
        <w:t xml:space="preserve"> Contributing analytical geochemistry and geochronology datasets</w:t>
      </w:r>
      <w:r w:rsidDel="00000000" w:rsidR="00000000" w:rsidRPr="00000000">
        <w:rPr>
          <w:rtl w:val="0"/>
        </w:rPr>
      </w:r>
    </w:p>
    <w:p w:rsidR="00000000" w:rsidDel="00000000" w:rsidP="00000000" w:rsidRDefault="00000000" w:rsidRPr="00000000" w14:paraId="00000100">
      <w:pPr>
        <w:widowControl w:val="1"/>
        <w:tabs>
          <w:tab w:val="left" w:leader="none" w:pos="302"/>
        </w:tabs>
        <w:spacing w:after="0" w:before="110" w:line="240" w:lineRule="auto"/>
        <w:ind w:left="70" w:right="0" w:firstLine="0"/>
        <w:jc w:val="left"/>
        <w:rPr/>
      </w:pPr>
      <w:r w:rsidDel="00000000" w:rsidR="00000000" w:rsidRPr="00000000">
        <w:rPr>
          <w:rFonts w:ascii="Arial" w:cs="Arial" w:eastAsia="Arial" w:hAnsi="Arial"/>
          <w:b w:val="1"/>
          <w:bCs w:val="1"/>
          <w:i w:val="0"/>
          <w:iCs w:val="0"/>
          <w:color w:val="1f4e78"/>
          <w:sz w:val="21"/>
          <w:szCs w:val="21"/>
          <w:rtl w:val="0"/>
        </w:rPr>
        <w:t xml:space="preserve">International Partners:</w:t>
      </w:r>
      <w:r w:rsidDel="00000000" w:rsidR="00000000" w:rsidRPr="00000000">
        <w:rPr>
          <w:rFonts w:ascii="Arial" w:cs="Arial" w:eastAsia="Arial" w:hAnsi="Arial"/>
          <w:b w:val="0"/>
          <w:bCs w:val="0"/>
          <w:i w:val="0"/>
          <w:iCs w:val="0"/>
          <w:color w:val="333333"/>
          <w:sz w:val="21"/>
          <w:szCs w:val="21"/>
          <w:rtl w:val="0"/>
        </w:rPr>
        <w:t xml:space="preserve"> EarthScope (USA), EPOS (Europe), IGSN e.V.</w:t>
      </w:r>
      <w:r w:rsidDel="00000000" w:rsidR="00000000" w:rsidRPr="00000000">
        <w:rPr>
          <w:rtl w:val="0"/>
        </w:rPr>
      </w:r>
    </w:p>
    <w:p w:rsidR="00000000" w:rsidDel="00000000" w:rsidP="00000000" w:rsidRDefault="00000000" w:rsidRPr="00000000" w14:paraId="00000101">
      <w:pPr>
        <w:widowControl w:val="1"/>
        <w:tabs>
          <w:tab w:val="left" w:leader="none" w:pos="302"/>
        </w:tabs>
        <w:spacing w:after="0" w:before="124" w:line="240" w:lineRule="auto"/>
        <w:ind w:left="70" w:right="0" w:firstLine="0"/>
        <w:jc w:val="left"/>
        <w:rPr/>
      </w:pPr>
      <w:r w:rsidDel="00000000" w:rsidR="00000000" w:rsidRPr="00000000">
        <w:rPr>
          <w:rtl w:val="0"/>
        </w:rPr>
      </w:r>
    </w:p>
    <w:p w:rsidR="00000000" w:rsidDel="00000000" w:rsidP="00000000" w:rsidRDefault="00000000" w:rsidRPr="00000000" w14:paraId="00000102">
      <w:pPr>
        <w:widowControl w:val="1"/>
        <w:spacing w:after="244" w:before="274" w:line="233" w:lineRule="auto"/>
        <w:ind w:left="2" w:right="0" w:firstLine="0"/>
        <w:jc w:val="left"/>
        <w:rPr/>
      </w:pPr>
      <w:r w:rsidDel="00000000" w:rsidR="00000000" w:rsidRPr="00000000">
        <w:rPr>
          <w:rFonts w:ascii="Arial" w:cs="Arial" w:eastAsia="Arial" w:hAnsi="Arial"/>
          <w:b w:val="1"/>
          <w:bCs w:val="1"/>
          <w:i w:val="0"/>
          <w:iCs w:val="0"/>
          <w:color w:val="1f4e78"/>
          <w:sz w:val="26"/>
          <w:szCs w:val="26"/>
          <w:rtl w:val="0"/>
        </w:rPr>
        <w:t xml:space="preserve">12. Alignment with GDAC-SA Requirements</w:t>
      </w:r>
      <w:r w:rsidDel="00000000" w:rsidR="00000000" w:rsidRPr="00000000">
        <w:rPr>
          <w:rtl w:val="0"/>
        </w:rPr>
      </w:r>
    </w:p>
    <w:tbl>
      <w:tblPr>
        <w:tblStyle w:val="Table11"/>
        <w:tblW w:w="11028.000000000002" w:type="dxa"/>
        <w:jc w:val="left"/>
        <w:tblInd w:w="-107.00000000000003" w:type="dxa"/>
        <w:tblLayout w:type="fixed"/>
        <w:tblLook w:val="0400"/>
      </w:tblPr>
      <w:tblGrid>
        <w:gridCol w:w="3676"/>
        <w:gridCol w:w="3676"/>
        <w:gridCol w:w="3676"/>
        <w:tblGridChange w:id="0">
          <w:tblGrid>
            <w:gridCol w:w="3676"/>
            <w:gridCol w:w="3676"/>
            <w:gridCol w:w="3676"/>
          </w:tblGrid>
        </w:tblGridChange>
      </w:tblGrid>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03">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ababab"/>
                <w:sz w:val="20"/>
                <w:szCs w:val="20"/>
                <w:rtl w:val="0"/>
              </w:rPr>
              <w:t xml:space="preserve">GDAC-SA Requirement</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4">
            <w:pPr>
              <w:widowControl w:val="1"/>
              <w:spacing w:after="0" w:before="104" w:line="233" w:lineRule="auto"/>
              <w:ind w:left="122" w:right="0" w:firstLine="0"/>
              <w:jc w:val="left"/>
              <w:rPr/>
            </w:pPr>
            <w:r w:rsidDel="00000000" w:rsidR="00000000" w:rsidRPr="00000000">
              <w:rPr>
                <w:rFonts w:ascii="Arial" w:cs="Arial" w:eastAsia="Arial" w:hAnsi="Arial"/>
                <w:b w:val="1"/>
                <w:bCs w:val="1"/>
                <w:i w:val="0"/>
                <w:iCs w:val="0"/>
                <w:color w:val="ababab"/>
                <w:sz w:val="20"/>
                <w:szCs w:val="20"/>
                <w:rtl w:val="0"/>
              </w:rPr>
              <w:t xml:space="preserve">EarthBank Demonstration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5">
            <w:pPr>
              <w:widowControl w:val="1"/>
              <w:spacing w:after="0" w:before="104" w:line="233" w:lineRule="auto"/>
              <w:ind w:left="128" w:right="0" w:firstLine="0"/>
              <w:jc w:val="left"/>
              <w:rPr/>
            </w:pPr>
            <w:r w:rsidDel="00000000" w:rsidR="00000000" w:rsidRPr="00000000">
              <w:rPr>
                <w:rFonts w:ascii="Arial" w:cs="Arial" w:eastAsia="Arial" w:hAnsi="Arial"/>
                <w:b w:val="1"/>
                <w:bCs w:val="1"/>
                <w:i w:val="0"/>
                <w:iCs w:val="0"/>
                <w:color w:val="ababab"/>
                <w:sz w:val="20"/>
                <w:szCs w:val="20"/>
                <w:rtl w:val="0"/>
              </w:rPr>
              <w:t xml:space="preserve">Evidence</w:t>
            </w: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tcPr>
          <w:p w:rsidR="00000000" w:rsidDel="00000000" w:rsidP="00000000" w:rsidRDefault="00000000" w:rsidRPr="00000000" w14:paraId="00000106">
            <w:pPr>
              <w:widowControl w:val="1"/>
              <w:spacing w:after="0" w:before="104" w:line="264" w:lineRule="auto"/>
              <w:ind w:left="124" w:right="1296" w:firstLine="0"/>
              <w:jc w:val="left"/>
              <w:rPr/>
            </w:pPr>
            <w:r w:rsidDel="00000000" w:rsidR="00000000" w:rsidRPr="00000000">
              <w:rPr>
                <w:rFonts w:ascii="Arial" w:cs="Arial" w:eastAsia="Arial" w:hAnsi="Arial"/>
                <w:b w:val="0"/>
                <w:bCs w:val="0"/>
                <w:i w:val="0"/>
                <w:iCs w:val="0"/>
                <w:color w:val="333333"/>
                <w:sz w:val="20"/>
                <w:szCs w:val="20"/>
                <w:rtl w:val="0"/>
              </w:rPr>
              <w:t xml:space="preserve">National data </w:t>
            </w:r>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standardization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7">
            <w:pPr>
              <w:widowControl w:val="1"/>
              <w:spacing w:after="0" w:before="104" w:line="264" w:lineRule="auto"/>
              <w:ind w:left="122" w:right="864" w:firstLine="0"/>
              <w:jc w:val="left"/>
              <w:rPr/>
            </w:pPr>
            <w:r w:rsidDel="00000000" w:rsidR="00000000" w:rsidRPr="00000000">
              <w:rPr>
                <w:rFonts w:ascii="Arial" w:cs="Arial" w:eastAsia="Arial" w:hAnsi="Arial"/>
                <w:b w:val="0"/>
                <w:bCs w:val="0"/>
                <w:i w:val="0"/>
                <w:iCs w:val="0"/>
                <w:color w:val="333333"/>
                <w:sz w:val="20"/>
                <w:szCs w:val="20"/>
                <w:rtl w:val="0"/>
              </w:rPr>
              <w:t xml:space="preserve">Unified data models across 6 analytical types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8">
            <w:pPr>
              <w:widowControl w:val="1"/>
              <w:spacing w:after="0" w:before="238" w:line="233" w:lineRule="auto"/>
              <w:ind w:left="128" w:right="0" w:firstLine="0"/>
              <w:jc w:val="left"/>
              <w:rPr/>
            </w:pPr>
            <w:r w:rsidDel="00000000" w:rsidR="00000000" w:rsidRPr="00000000">
              <w:rPr>
                <w:rFonts w:ascii="Arial" w:cs="Arial" w:eastAsia="Arial" w:hAnsi="Arial"/>
                <w:b w:val="0"/>
                <w:bCs w:val="0"/>
                <w:i w:val="0"/>
                <w:iCs w:val="0"/>
                <w:color w:val="333333"/>
                <w:sz w:val="20"/>
                <w:szCs w:val="20"/>
                <w:rtl w:val="0"/>
              </w:rPr>
              <w:t xml:space="preserve">12M+ standardized analytical results</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09">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Multi-agency integration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A">
            <w:pPr>
              <w:widowControl w:val="1"/>
              <w:spacing w:after="0" w:before="104" w:line="233" w:lineRule="auto"/>
              <w:ind w:left="0" w:right="0" w:firstLine="0"/>
              <w:jc w:val="center"/>
              <w:rPr/>
            </w:pPr>
            <w:r w:rsidDel="00000000" w:rsidR="00000000" w:rsidRPr="00000000">
              <w:rPr>
                <w:rFonts w:ascii="Arial" w:cs="Arial" w:eastAsia="Arial" w:hAnsi="Arial"/>
                <w:b w:val="0"/>
                <w:bCs w:val="0"/>
                <w:i w:val="0"/>
                <w:iCs w:val="0"/>
                <w:color w:val="333333"/>
                <w:sz w:val="20"/>
                <w:szCs w:val="20"/>
                <w:rtl w:val="0"/>
              </w:rPr>
              <w:t xml:space="preserve">Federal + state surveys + universities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B">
            <w:pPr>
              <w:widowControl w:val="1"/>
              <w:spacing w:after="0" w:before="104" w:line="233" w:lineRule="auto"/>
              <w:ind w:left="128" w:right="0" w:firstLine="0"/>
              <w:jc w:val="left"/>
              <w:rPr/>
            </w:pPr>
            <w:r w:rsidDel="00000000" w:rsidR="00000000" w:rsidRPr="00000000">
              <w:rPr>
                <w:rFonts w:ascii="Arial" w:cs="Arial" w:eastAsia="Arial" w:hAnsi="Arial"/>
                <w:color w:val="333333"/>
                <w:sz w:val="20"/>
                <w:szCs w:val="20"/>
                <w:rtl w:val="0"/>
              </w:rPr>
              <w:t xml:space="preserve">20</w:t>
            </w:r>
            <w:r w:rsidDel="00000000" w:rsidR="00000000" w:rsidRPr="00000000">
              <w:rPr>
                <w:rFonts w:ascii="Arial" w:cs="Arial" w:eastAsia="Arial" w:hAnsi="Arial"/>
                <w:b w:val="0"/>
                <w:bCs w:val="0"/>
                <w:i w:val="0"/>
                <w:iCs w:val="0"/>
                <w:color w:val="333333"/>
                <w:sz w:val="20"/>
                <w:szCs w:val="20"/>
                <w:rtl w:val="0"/>
              </w:rPr>
              <w:t xml:space="preserve">+ partner institutions</w:t>
            </w: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tcPr>
          <w:p w:rsidR="00000000" w:rsidDel="00000000" w:rsidP="00000000" w:rsidRDefault="00000000" w:rsidRPr="00000000" w14:paraId="0000010C">
            <w:pPr>
              <w:widowControl w:val="1"/>
              <w:spacing w:after="0" w:before="104" w:line="264" w:lineRule="auto"/>
              <w:ind w:left="124" w:right="864" w:firstLine="0"/>
              <w:jc w:val="left"/>
              <w:rPr/>
            </w:pPr>
            <w:r w:rsidDel="00000000" w:rsidR="00000000" w:rsidRPr="00000000">
              <w:rPr>
                <w:rFonts w:ascii="Arial" w:cs="Arial" w:eastAsia="Arial" w:hAnsi="Arial"/>
                <w:b w:val="0"/>
                <w:bCs w:val="0"/>
                <w:i w:val="0"/>
                <w:iCs w:val="0"/>
                <w:color w:val="333333"/>
                <w:sz w:val="20"/>
                <w:szCs w:val="20"/>
                <w:rtl w:val="0"/>
              </w:rPr>
              <w:t xml:space="preserve">Advanced analytics infrastructure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D">
            <w:pPr>
              <w:widowControl w:val="1"/>
              <w:spacing w:after="0" w:before="104" w:line="264" w:lineRule="auto"/>
              <w:ind w:left="122" w:right="576" w:firstLine="0"/>
              <w:jc w:val="left"/>
              <w:rPr/>
            </w:pPr>
            <w:r w:rsidDel="00000000" w:rsidR="00000000" w:rsidRPr="00000000">
              <w:rPr>
                <w:rFonts w:ascii="Arial" w:cs="Arial" w:eastAsia="Arial" w:hAnsi="Arial"/>
                <w:b w:val="0"/>
                <w:bCs w:val="0"/>
                <w:i w:val="0"/>
                <w:iCs w:val="0"/>
                <w:color w:val="333333"/>
                <w:sz w:val="20"/>
                <w:szCs w:val="20"/>
                <w:rtl w:val="0"/>
              </w:rPr>
              <w:t xml:space="preserve">ML-ready data, REST API, cloud compute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E">
            <w:pPr>
              <w:widowControl w:val="1"/>
              <w:spacing w:after="0" w:before="104" w:line="264" w:lineRule="auto"/>
              <w:ind w:left="128" w:right="144" w:firstLine="0"/>
              <w:jc w:val="left"/>
              <w:rPr/>
            </w:pPr>
            <w:r w:rsidDel="00000000" w:rsidR="00000000" w:rsidRPr="00000000">
              <w:rPr>
                <w:rFonts w:ascii="Arial" w:cs="Arial" w:eastAsia="Arial" w:hAnsi="Arial"/>
                <w:b w:val="0"/>
                <w:bCs w:val="0"/>
                <w:i w:val="0"/>
                <w:iCs w:val="0"/>
                <w:color w:val="333333"/>
                <w:sz w:val="20"/>
                <w:szCs w:val="20"/>
                <w:rtl w:val="0"/>
              </w:rPr>
              <w:t xml:space="preserve">Published ML applications (Farahbakhsh 2025, Boone 2023)</w:t>
            </w:r>
            <w:r w:rsidDel="00000000" w:rsidR="00000000" w:rsidRPr="00000000">
              <w:rPr>
                <w:rtl w:val="0"/>
              </w:rPr>
            </w:r>
          </w:p>
        </w:tc>
      </w:tr>
      <w:tr>
        <w:trPr>
          <w:cantSplit w:val="0"/>
          <w:trHeight w:val="766"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0F">
            <w:pPr>
              <w:widowControl w:val="1"/>
              <w:spacing w:after="0" w:before="25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Cloud-based deployment</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0">
            <w:pPr>
              <w:widowControl w:val="1"/>
              <w:spacing w:after="0" w:before="104" w:line="264" w:lineRule="auto"/>
              <w:ind w:left="122" w:right="864" w:firstLine="0"/>
              <w:jc w:val="left"/>
              <w:rPr/>
            </w:pPr>
            <w:r w:rsidDel="00000000" w:rsidR="00000000" w:rsidRPr="00000000">
              <w:rPr>
                <w:rFonts w:ascii="Arial" w:cs="Arial" w:eastAsia="Arial" w:hAnsi="Arial"/>
                <w:b w:val="0"/>
                <w:bCs w:val="0"/>
                <w:i w:val="0"/>
                <w:iCs w:val="0"/>
                <w:color w:val="333333"/>
                <w:sz w:val="20"/>
                <w:szCs w:val="20"/>
                <w:rtl w:val="0"/>
              </w:rPr>
              <w:t xml:space="preserve">100% AWS-hosted, scalable architecture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1">
            <w:pPr>
              <w:widowControl w:val="1"/>
              <w:spacing w:after="0" w:before="254" w:line="233" w:lineRule="auto"/>
              <w:ind w:left="128" w:right="0" w:firstLine="0"/>
              <w:jc w:val="left"/>
              <w:rPr/>
            </w:pPr>
            <w:r w:rsidDel="00000000" w:rsidR="00000000" w:rsidRPr="00000000">
              <w:rPr>
                <w:rFonts w:ascii="Arial" w:cs="Arial" w:eastAsia="Arial" w:hAnsi="Arial"/>
                <w:b w:val="0"/>
                <w:bCs w:val="0"/>
                <w:i w:val="0"/>
                <w:iCs w:val="0"/>
                <w:color w:val="333333"/>
                <w:sz w:val="20"/>
                <w:szCs w:val="20"/>
                <w:rtl w:val="0"/>
              </w:rPr>
              <w:t xml:space="preserve">100% uptime SLA, 1,300+ concurrent users</w:t>
            </w: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tcPr>
          <w:p w:rsidR="00000000" w:rsidDel="00000000" w:rsidP="00000000" w:rsidRDefault="00000000" w:rsidRPr="00000000" w14:paraId="00000112">
            <w:pPr>
              <w:widowControl w:val="1"/>
              <w:spacing w:after="0" w:before="238"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Data quality standards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3">
            <w:pPr>
              <w:widowControl w:val="1"/>
              <w:spacing w:after="0" w:before="102" w:line="257" w:lineRule="auto"/>
              <w:ind w:left="122" w:right="576" w:firstLine="0"/>
              <w:jc w:val="left"/>
              <w:rPr/>
            </w:pPr>
            <w:r w:rsidDel="00000000" w:rsidR="00000000" w:rsidRPr="00000000">
              <w:rPr>
                <w:rFonts w:ascii="Arial" w:cs="Arial" w:eastAsia="Arial" w:hAnsi="Arial"/>
                <w:b w:val="0"/>
                <w:bCs w:val="0"/>
                <w:i w:val="0"/>
                <w:iCs w:val="0"/>
                <w:color w:val="333333"/>
                <w:sz w:val="20"/>
                <w:szCs w:val="20"/>
                <w:rtl w:val="0"/>
              </w:rPr>
              <w:t xml:space="preserve">FAIR compliance, CoreTrustSeal certification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4">
            <w:pPr>
              <w:widowControl w:val="1"/>
              <w:spacing w:after="0" w:before="238" w:line="233" w:lineRule="auto"/>
              <w:ind w:left="128" w:right="0" w:firstLine="0"/>
              <w:jc w:val="left"/>
              <w:rPr/>
            </w:pPr>
            <w:r w:rsidDel="00000000" w:rsidR="00000000" w:rsidRPr="00000000">
              <w:rPr>
                <w:rFonts w:ascii="Arial" w:cs="Arial" w:eastAsia="Arial" w:hAnsi="Arial"/>
                <w:b w:val="0"/>
                <w:bCs w:val="0"/>
                <w:i w:val="0"/>
                <w:iCs w:val="0"/>
                <w:color w:val="333333"/>
                <w:sz w:val="20"/>
                <w:szCs w:val="20"/>
                <w:rtl w:val="0"/>
              </w:rPr>
              <w:t xml:space="preserve">International certification achieved</w:t>
            </w: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15">
            <w:pPr>
              <w:widowControl w:val="1"/>
              <w:spacing w:after="0" w:before="240" w:line="233" w:lineRule="auto"/>
              <w:ind w:left="0" w:right="0" w:firstLine="0"/>
              <w:jc w:val="left"/>
              <w:rPr/>
            </w:pP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6">
            <w:pPr>
              <w:widowControl w:val="1"/>
              <w:spacing w:after="0" w:before="104" w:line="266" w:lineRule="auto"/>
              <w:ind w:left="122" w:right="432" w:firstLine="0"/>
              <w:jc w:val="left"/>
              <w:rPr/>
            </w:pP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7">
            <w:pPr>
              <w:widowControl w:val="1"/>
              <w:spacing w:after="0" w:before="240" w:line="233" w:lineRule="auto"/>
              <w:ind w:left="128" w:right="0" w:firstLine="0"/>
              <w:jc w:val="left"/>
              <w:rPr/>
            </w:pPr>
            <w:r w:rsidDel="00000000" w:rsidR="00000000" w:rsidRPr="00000000">
              <w:rPr>
                <w:rtl w:val="0"/>
              </w:rPr>
            </w:r>
          </w:p>
        </w:tc>
      </w:tr>
      <w:tr>
        <w:trPr>
          <w:cantSplit w:val="0"/>
          <w:trHeight w:val="764" w:hRule="atLeast"/>
          <w:tblHeader w:val="0"/>
        </w:trPr>
        <w:tc>
          <w:tcPr>
            <w:tcBorders>
              <w:top w:color="000000" w:space="0" w:sz="0" w:val="nil"/>
              <w:bottom w:color="000000" w:space="0" w:sz="0" w:val="nil"/>
            </w:tcBorders>
          </w:tcPr>
          <w:p w:rsidR="00000000" w:rsidDel="00000000" w:rsidP="00000000" w:rsidRDefault="00000000" w:rsidRPr="00000000" w14:paraId="00000118">
            <w:pPr>
              <w:widowControl w:val="1"/>
              <w:spacing w:after="0" w:before="25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API interoperability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9">
            <w:pPr>
              <w:widowControl w:val="1"/>
              <w:spacing w:after="0" w:before="102" w:line="266" w:lineRule="auto"/>
              <w:ind w:left="122" w:right="720" w:firstLine="0"/>
              <w:jc w:val="left"/>
              <w:rPr/>
            </w:pPr>
            <w:r w:rsidDel="00000000" w:rsidR="00000000" w:rsidRPr="00000000">
              <w:rPr>
                <w:rFonts w:ascii="Arial" w:cs="Arial" w:eastAsia="Arial" w:hAnsi="Arial"/>
                <w:b w:val="0"/>
                <w:bCs w:val="0"/>
                <w:i w:val="0"/>
                <w:iCs w:val="0"/>
                <w:color w:val="333333"/>
                <w:sz w:val="20"/>
                <w:szCs w:val="20"/>
                <w:rtl w:val="0"/>
              </w:rPr>
              <w:t xml:space="preserve">REST API with comprehensive documentation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A">
            <w:pPr>
              <w:widowControl w:val="1"/>
              <w:spacing w:after="0" w:before="252" w:line="233" w:lineRule="auto"/>
              <w:ind w:left="128" w:right="0" w:firstLine="0"/>
              <w:jc w:val="left"/>
              <w:rPr/>
            </w:pPr>
            <w:r w:rsidDel="00000000" w:rsidR="00000000" w:rsidRPr="00000000">
              <w:rPr>
                <w:rFonts w:ascii="Arial" w:cs="Arial" w:eastAsia="Arial" w:hAnsi="Arial"/>
                <w:b w:val="0"/>
                <w:bCs w:val="0"/>
                <w:i w:val="0"/>
                <w:iCs w:val="0"/>
                <w:color w:val="333333"/>
                <w:sz w:val="20"/>
                <w:szCs w:val="20"/>
                <w:rtl w:val="0"/>
              </w:rPr>
              <w:t xml:space="preserve">Active external tool integrations</w:t>
            </w:r>
            <w:r w:rsidDel="00000000" w:rsidR="00000000" w:rsidRPr="00000000">
              <w:rPr>
                <w:rtl w:val="0"/>
              </w:rPr>
            </w:r>
          </w:p>
        </w:tc>
      </w:tr>
      <w:tr>
        <w:trPr>
          <w:cantSplit w:val="0"/>
          <w:trHeight w:val="73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1B">
            <w:pPr>
              <w:widowControl w:val="1"/>
              <w:spacing w:after="0" w:before="238"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Spatial analytics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C">
            <w:pPr>
              <w:widowControl w:val="1"/>
              <w:spacing w:after="0" w:before="104" w:line="257" w:lineRule="auto"/>
              <w:ind w:left="122" w:right="1008" w:firstLine="0"/>
              <w:jc w:val="left"/>
              <w:rPr/>
            </w:pPr>
            <w:r w:rsidDel="00000000" w:rsidR="00000000" w:rsidRPr="00000000">
              <w:rPr>
                <w:rFonts w:ascii="Arial" w:cs="Arial" w:eastAsia="Arial" w:hAnsi="Arial"/>
                <w:b w:val="0"/>
                <w:bCs w:val="0"/>
                <w:i w:val="0"/>
                <w:iCs w:val="0"/>
                <w:color w:val="333333"/>
                <w:sz w:val="20"/>
                <w:szCs w:val="20"/>
                <w:rtl w:val="0"/>
              </w:rPr>
              <w:t xml:space="preserve">Map view, interpolation, 3D visualization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D">
            <w:pPr>
              <w:widowControl w:val="1"/>
              <w:spacing w:after="0" w:before="238" w:line="233" w:lineRule="auto"/>
              <w:ind w:left="128" w:right="0" w:firstLine="0"/>
              <w:jc w:val="left"/>
              <w:rPr/>
            </w:pPr>
            <w:r w:rsidDel="00000000" w:rsidR="00000000" w:rsidRPr="00000000">
              <w:rPr>
                <w:rFonts w:ascii="Arial" w:cs="Arial" w:eastAsia="Arial" w:hAnsi="Arial"/>
                <w:b w:val="0"/>
                <w:bCs w:val="0"/>
                <w:i w:val="0"/>
                <w:iCs w:val="0"/>
                <w:color w:val="333333"/>
                <w:sz w:val="20"/>
                <w:szCs w:val="20"/>
                <w:rtl w:val="0"/>
              </w:rPr>
              <w:t xml:space="preserve">350,000+ spatially-referenced samples</w:t>
            </w:r>
            <w:r w:rsidDel="00000000" w:rsidR="00000000" w:rsidRPr="00000000">
              <w:rPr>
                <w:rtl w:val="0"/>
              </w:rPr>
            </w:r>
          </w:p>
        </w:tc>
      </w:tr>
    </w:tbl>
    <w:p w:rsidR="00000000" w:rsidDel="00000000" w:rsidP="00000000" w:rsidRDefault="00000000" w:rsidRPr="00000000" w14:paraId="0000011E">
      <w:pPr>
        <w:widowControl w:val="1"/>
        <w:spacing w:after="0" w:before="0" w:line="14.399999999999999" w:lineRule="auto"/>
        <w:ind w:left="0" w:right="0" w:firstLine="0"/>
        <w:rPr/>
      </w:pPr>
      <w:r w:rsidDel="00000000" w:rsidR="00000000" w:rsidRPr="00000000">
        <w:rPr>
          <w:rtl w:val="0"/>
        </w:rPr>
      </w:r>
    </w:p>
    <w:p w:rsidR="00000000" w:rsidDel="00000000" w:rsidP="00000000" w:rsidRDefault="00000000" w:rsidRPr="00000000" w14:paraId="0000011F">
      <w:pPr>
        <w:widowControl w:val="1"/>
        <w:spacing w:after="0" w:before="0" w:line="14.399999999999999" w:lineRule="auto"/>
        <w:ind w:left="0" w:right="0" w:firstLine="0"/>
        <w:rPr/>
        <w:sectPr>
          <w:type w:val="nextPage"/>
          <w:pgSz w:h="16838" w:w="11899" w:orient="portrait"/>
          <w:pgMar w:bottom="574" w:top="350" w:left="450" w:right="420" w:header="720" w:footer="720"/>
        </w:sectPr>
      </w:pPr>
      <w:r w:rsidDel="00000000" w:rsidR="00000000" w:rsidRPr="00000000">
        <w:rPr>
          <w:rtl w:val="0"/>
        </w:rPr>
      </w:r>
    </w:p>
    <w:p w:rsidR="00000000" w:rsidDel="00000000" w:rsidP="00000000" w:rsidRDefault="00000000" w:rsidRPr="00000000" w14:paraId="00000120">
      <w:pPr>
        <w:widowControl w:val="1"/>
        <w:spacing w:after="0" w:before="300" w:line="278.00000000000006" w:lineRule="auto"/>
        <w:ind w:left="738" w:right="576" w:firstLine="0"/>
        <w:jc w:val="left"/>
        <w:rPr>
          <w:rFonts w:ascii="Arial" w:cs="Arial" w:eastAsia="Arial" w:hAnsi="Arial"/>
          <w:b w:val="0"/>
          <w:bCs w:val="0"/>
          <w:i w:val="0"/>
          <w:iCs w:val="0"/>
          <w:color w:val="333333"/>
          <w:sz w:val="20"/>
          <w:szCs w:val="20"/>
        </w:rPr>
      </w:pPr>
      <w:r w:rsidDel="00000000" w:rsidR="00000000" w:rsidRPr="00000000">
        <w:rPr>
          <w:rtl w:val="0"/>
        </w:rPr>
      </w:r>
    </w:p>
    <w:p w:rsidR="00000000" w:rsidDel="00000000" w:rsidP="00000000" w:rsidRDefault="00000000" w:rsidRPr="00000000" w14:paraId="00000121">
      <w:pPr>
        <w:spacing w:after="240" w:line="276" w:lineRule="auto"/>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y platform, moving beyond simple storage to automated geospatial analysis.</w:t>
      </w:r>
    </w:p>
    <w:p w:rsidR="00000000" w:rsidDel="00000000" w:rsidP="00000000" w:rsidRDefault="00000000" w:rsidRPr="00000000" w14:paraId="00000122">
      <w:pPr>
        <w:pStyle w:val="Heading3"/>
        <w:keepNext w:val="0"/>
        <w:keepLines w:val="0"/>
        <w:spacing w:after="80" w:before="0" w:line="276" w:lineRule="auto"/>
        <w:ind w:left="452" w:firstLine="0"/>
        <w:rPr>
          <w:rFonts w:ascii="Arial" w:cs="Arial" w:eastAsia="Arial" w:hAnsi="Arial"/>
          <w:color w:val="1f4e78"/>
          <w:sz w:val="26"/>
          <w:szCs w:val="26"/>
        </w:rPr>
      </w:pPr>
      <w:bookmarkStart w:colFirst="0" w:colLast="0" w:name="_heading=h.kdrq7vmcw8sj" w:id="0"/>
      <w:bookmarkEnd w:id="0"/>
      <w:r w:rsidDel="00000000" w:rsidR="00000000" w:rsidRPr="00000000">
        <w:rPr>
          <w:rFonts w:ascii="Arial" w:cs="Arial" w:eastAsia="Arial" w:hAnsi="Arial"/>
          <w:color w:val="1f4e78"/>
          <w:sz w:val="26"/>
          <w:szCs w:val="26"/>
          <w:rtl w:val="0"/>
        </w:rPr>
        <w:t xml:space="preserve">3.1 AI and Machine Learning (ML) Infrastructure</w:t>
      </w:r>
    </w:p>
    <w:p w:rsidR="00000000" w:rsidDel="00000000" w:rsidP="00000000" w:rsidRDefault="00000000" w:rsidRPr="00000000" w14:paraId="00000123">
      <w:pPr>
        <w:numPr>
          <w:ilvl w:val="0"/>
          <w:numId w:val="1"/>
        </w:numPr>
        <w:spacing w:after="0" w:afterAutospacing="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REST API Access: Full programmatic access allows seamless integration with Python, R, and Julia for automated ML pipelines.</w:t>
      </w:r>
    </w:p>
    <w:p w:rsidR="00000000" w:rsidDel="00000000" w:rsidP="00000000" w:rsidRDefault="00000000" w:rsidRPr="00000000" w14:paraId="00000124">
      <w:pPr>
        <w:numPr>
          <w:ilvl w:val="0"/>
          <w:numId w:val="1"/>
        </w:numPr>
        <w:spacing w:after="0" w:afterAutospacing="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4D Spatial-Temporal Engine: Integrated with LithoPlates, allowing users to reconstruct geochemical data across 7 different plate tectonic models (up to 1.8 Ga).</w:t>
      </w:r>
    </w:p>
    <w:p w:rsidR="00000000" w:rsidDel="00000000" w:rsidP="00000000" w:rsidRDefault="00000000" w:rsidRPr="00000000" w14:paraId="00000125">
      <w:pPr>
        <w:numPr>
          <w:ilvl w:val="0"/>
          <w:numId w:val="1"/>
        </w:numPr>
        <w:spacing w:after="24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Cloud-Native: 100% AWS-hosted, utilizing Elastic Compute and RDS PostgreSQL for high-concurrency performance.</w:t>
      </w:r>
    </w:p>
    <w:p w:rsidR="00000000" w:rsidDel="00000000" w:rsidP="00000000" w:rsidRDefault="00000000" w:rsidRPr="00000000" w14:paraId="00000126">
      <w:pPr>
        <w:pStyle w:val="Heading3"/>
        <w:keepNext w:val="0"/>
        <w:keepLines w:val="0"/>
        <w:spacing w:after="80" w:before="0" w:line="276" w:lineRule="auto"/>
        <w:ind w:left="452" w:firstLine="0"/>
        <w:rPr>
          <w:rFonts w:ascii="Arial" w:cs="Arial" w:eastAsia="Arial" w:hAnsi="Arial"/>
          <w:color w:val="1f4e78"/>
          <w:sz w:val="26"/>
          <w:szCs w:val="26"/>
        </w:rPr>
      </w:pPr>
      <w:bookmarkStart w:colFirst="0" w:colLast="0" w:name="_heading=h.e0olzqjv44e2" w:id="1"/>
      <w:bookmarkEnd w:id="1"/>
      <w:r w:rsidDel="00000000" w:rsidR="00000000" w:rsidRPr="00000000">
        <w:rPr>
          <w:rFonts w:ascii="Arial" w:cs="Arial" w:eastAsia="Arial" w:hAnsi="Arial"/>
          <w:color w:val="1f4e78"/>
          <w:sz w:val="26"/>
          <w:szCs w:val="26"/>
          <w:rtl w:val="0"/>
        </w:rPr>
        <w:t xml:space="preserve">3.2 Key Visual Analysis Tools</w:t>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276" w:lineRule="auto"/>
              <w:ind w:left="452" w:firstLine="0"/>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Tool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276" w:lineRule="auto"/>
              <w:ind w:left="452" w:firstLine="0"/>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Functionality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276" w:lineRule="auto"/>
              <w:ind w:left="452" w:firstLine="0"/>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Map &amp; 3D 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276" w:lineRule="auto"/>
              <w:ind w:left="452" w:firstLine="0"/>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Interactive spatial visualization with satellite and geological overlays.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276" w:lineRule="auto"/>
              <w:ind w:left="452" w:firstLine="0"/>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Swath Profiles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276" w:lineRule="auto"/>
              <w:ind w:left="452" w:firstLine="0"/>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Elevation and geochemical analysis along user-defined transects.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276" w:lineRule="auto"/>
              <w:ind w:left="452" w:firstLine="0"/>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IDW Interpolation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276" w:lineRule="auto"/>
              <w:ind w:left="452" w:firstLine="0"/>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On-the-fly creation of continuous geochemical heatmaps.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276" w:lineRule="auto"/>
              <w:ind w:left="452" w:firstLine="0"/>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DOI/IGSN Minting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276" w:lineRule="auto"/>
              <w:ind w:left="452" w:firstLine="0"/>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Automated generation of persistent identifiers for data citation.</w:t>
            </w:r>
          </w:p>
        </w:tc>
      </w:tr>
    </w:tbl>
    <w:p w:rsidR="00000000" w:rsidDel="00000000" w:rsidP="00000000" w:rsidRDefault="00000000" w:rsidRPr="00000000" w14:paraId="00000131">
      <w:pPr>
        <w:spacing w:after="0" w:before="740" w:line="233" w:lineRule="auto"/>
        <w:ind w:left="452" w:firstLine="0"/>
        <w:rPr>
          <w:rFonts w:ascii="Arial" w:cs="Arial" w:eastAsia="Arial" w:hAnsi="Arial"/>
          <w:b w:val="1"/>
          <w:bCs w:val="1"/>
          <w:color w:val="1f4e78"/>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before="0" w:line="276" w:lineRule="auto"/>
        <w:ind w:left="452" w:firstLine="0"/>
        <w:rPr>
          <w:rFonts w:ascii="Arial" w:cs="Arial" w:eastAsia="Arial" w:hAnsi="Arial"/>
          <w:color w:val="1f4e78"/>
          <w:sz w:val="34"/>
          <w:szCs w:val="34"/>
        </w:rPr>
      </w:pPr>
      <w:bookmarkStart w:colFirst="0" w:colLast="0" w:name="_heading=h.bqsjpo42q7cz" w:id="2"/>
      <w:bookmarkEnd w:id="2"/>
      <w:r w:rsidDel="00000000" w:rsidR="00000000" w:rsidRPr="00000000">
        <w:rPr>
          <w:rFonts w:ascii="Arial" w:cs="Arial" w:eastAsia="Arial" w:hAnsi="Arial"/>
          <w:color w:val="1f4e78"/>
          <w:sz w:val="34"/>
          <w:szCs w:val="34"/>
          <w:rtl w:val="0"/>
        </w:rPr>
        <w:t xml:space="preserve">4. Quality, Security &amp; Standards</w:t>
      </w:r>
    </w:p>
    <w:p w:rsidR="00000000" w:rsidDel="00000000" w:rsidP="00000000" w:rsidRDefault="00000000" w:rsidRPr="00000000" w14:paraId="00000133">
      <w:pPr>
        <w:spacing w:after="240" w:line="276" w:lineRule="auto"/>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EarthBank is one of the most trusted geological data infrastructures globally, validated by international certifications:</w:t>
      </w:r>
    </w:p>
    <w:p w:rsidR="00000000" w:rsidDel="00000000" w:rsidP="00000000" w:rsidRDefault="00000000" w:rsidRPr="00000000" w14:paraId="00000134">
      <w:pPr>
        <w:numPr>
          <w:ilvl w:val="0"/>
          <w:numId w:val="4"/>
        </w:numPr>
        <w:spacing w:after="0" w:afterAutospacing="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CoreTrustSeal (CTS): The highest international standard for trustworthy data repositories.</w:t>
      </w:r>
    </w:p>
    <w:p w:rsidR="00000000" w:rsidDel="00000000" w:rsidP="00000000" w:rsidRDefault="00000000" w:rsidRPr="00000000" w14:paraId="00000135">
      <w:pPr>
        <w:numPr>
          <w:ilvl w:val="0"/>
          <w:numId w:val="4"/>
        </w:numPr>
        <w:spacing w:after="0" w:afterAutospacing="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FAIR Compliance: Fully Findable, Accessible, Interoperable, and Reusable data.</w:t>
      </w:r>
    </w:p>
    <w:p w:rsidR="00000000" w:rsidDel="00000000" w:rsidP="00000000" w:rsidRDefault="00000000" w:rsidRPr="00000000" w14:paraId="00000136">
      <w:pPr>
        <w:numPr>
          <w:ilvl w:val="0"/>
          <w:numId w:val="4"/>
        </w:numPr>
        <w:spacing w:after="0" w:afterAutospacing="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ISO Security Alignment: Managed role-based access control and encrypted transmission.</w:t>
      </w:r>
    </w:p>
    <w:p w:rsidR="00000000" w:rsidDel="00000000" w:rsidP="00000000" w:rsidRDefault="00000000" w:rsidRPr="00000000" w14:paraId="00000137">
      <w:pPr>
        <w:numPr>
          <w:ilvl w:val="0"/>
          <w:numId w:val="4"/>
        </w:numPr>
        <w:spacing w:after="24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Vocabularies: Strict enforcement of AGN-controlled vocabularies and OGC standards.</w:t>
      </w:r>
    </w:p>
    <w:p w:rsidR="00000000" w:rsidDel="00000000" w:rsidP="00000000" w:rsidRDefault="00000000" w:rsidRPr="00000000" w14:paraId="00000138">
      <w:pPr>
        <w:spacing w:after="0" w:before="740" w:line="233" w:lineRule="auto"/>
        <w:ind w:left="452" w:firstLine="0"/>
        <w:rPr>
          <w:rFonts w:ascii="Arial" w:cs="Arial" w:eastAsia="Arial" w:hAnsi="Arial"/>
          <w:b w:val="1"/>
          <w:bCs w:val="1"/>
          <w:color w:val="1f4e78"/>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before="0" w:line="276" w:lineRule="auto"/>
        <w:ind w:left="452" w:firstLine="0"/>
        <w:rPr>
          <w:rFonts w:ascii="Arial" w:cs="Arial" w:eastAsia="Arial" w:hAnsi="Arial"/>
          <w:color w:val="1f4e78"/>
          <w:sz w:val="34"/>
          <w:szCs w:val="34"/>
        </w:rPr>
      </w:pPr>
      <w:bookmarkStart w:colFirst="0" w:colLast="0" w:name="_heading=h.7hpx6uj9mcbn" w:id="3"/>
      <w:bookmarkEnd w:id="3"/>
      <w:r w:rsidDel="00000000" w:rsidR="00000000" w:rsidRPr="00000000">
        <w:rPr>
          <w:rFonts w:ascii="Arial" w:cs="Arial" w:eastAsia="Arial" w:hAnsi="Arial"/>
          <w:color w:val="1f4e78"/>
          <w:sz w:val="34"/>
          <w:szCs w:val="34"/>
          <w:rtl w:val="0"/>
        </w:rPr>
        <w:t xml:space="preserve">5. Peer-Reviewed Validation</w:t>
      </w:r>
    </w:p>
    <w:p w:rsidR="00000000" w:rsidDel="00000000" w:rsidP="00000000" w:rsidRDefault="00000000" w:rsidRPr="00000000" w14:paraId="0000013A">
      <w:pPr>
        <w:spacing w:after="240" w:line="276" w:lineRule="auto"/>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The platform’s methodology and data impact have been published in high-impact journals, including:</w:t>
      </w:r>
    </w:p>
    <w:p w:rsidR="00000000" w:rsidDel="00000000" w:rsidP="00000000" w:rsidRDefault="00000000" w:rsidRPr="00000000" w14:paraId="0000013B">
      <w:pPr>
        <w:numPr>
          <w:ilvl w:val="0"/>
          <w:numId w:val="2"/>
        </w:numPr>
        <w:spacing w:after="0" w:afterAutospacing="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Chemical Geology (2025): Showcasing EarthBank's application in Ni-Cu-Co-PGE mineralisation and volcanic arc geochemistry.</w:t>
      </w:r>
    </w:p>
    <w:p w:rsidR="00000000" w:rsidDel="00000000" w:rsidP="00000000" w:rsidRDefault="00000000" w:rsidRPr="00000000" w14:paraId="0000013C">
      <w:pPr>
        <w:numPr>
          <w:ilvl w:val="0"/>
          <w:numId w:val="2"/>
        </w:numPr>
        <w:spacing w:after="0" w:afterAutospacing="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Boone et al. (2023): Demonstrating automated geospatial platforms for large-scale thermochronology.</w:t>
      </w:r>
    </w:p>
    <w:p w:rsidR="00000000" w:rsidDel="00000000" w:rsidP="00000000" w:rsidRDefault="00000000" w:rsidRPr="00000000" w14:paraId="0000013D">
      <w:pPr>
        <w:numPr>
          <w:ilvl w:val="0"/>
          <w:numId w:val="2"/>
        </w:numPr>
        <w:spacing w:after="24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Noble et al. (2022): Establishing EarthBank as the international reference for geochemical big data.</w:t>
      </w:r>
    </w:p>
    <w:p w:rsidR="00000000" w:rsidDel="00000000" w:rsidP="00000000" w:rsidRDefault="00000000" w:rsidRPr="00000000" w14:paraId="0000013E">
      <w:pPr>
        <w:spacing w:after="0" w:before="740" w:line="233" w:lineRule="auto"/>
        <w:ind w:left="452" w:firstLine="0"/>
        <w:rPr>
          <w:rFonts w:ascii="Arial" w:cs="Arial" w:eastAsia="Arial" w:hAnsi="Arial"/>
          <w:b w:val="1"/>
          <w:bCs w:val="1"/>
          <w:color w:val="1f4e78"/>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before="0" w:line="276" w:lineRule="auto"/>
        <w:ind w:left="452" w:firstLine="0"/>
        <w:rPr>
          <w:rFonts w:ascii="Arial" w:cs="Arial" w:eastAsia="Arial" w:hAnsi="Arial"/>
          <w:color w:val="1f4e78"/>
          <w:sz w:val="34"/>
          <w:szCs w:val="34"/>
        </w:rPr>
      </w:pPr>
      <w:bookmarkStart w:colFirst="0" w:colLast="0" w:name="_heading=h.gqoemu5nm78t" w:id="4"/>
      <w:bookmarkEnd w:id="4"/>
      <w:r w:rsidDel="00000000" w:rsidR="00000000" w:rsidRPr="00000000">
        <w:rPr>
          <w:rFonts w:ascii="Arial" w:cs="Arial" w:eastAsia="Arial" w:hAnsi="Arial"/>
          <w:color w:val="1f4e78"/>
          <w:sz w:val="34"/>
          <w:szCs w:val="34"/>
          <w:rtl w:val="0"/>
        </w:rPr>
        <w:t xml:space="preserve">6. Relevance to GDAC-SA Project</w:t>
      </w:r>
    </w:p>
    <w:p w:rsidR="00000000" w:rsidDel="00000000" w:rsidP="00000000" w:rsidRDefault="00000000" w:rsidRPr="00000000" w14:paraId="00000140">
      <w:pPr>
        <w:spacing w:after="240" w:line="276" w:lineRule="auto"/>
        <w:rPr>
          <w:rFonts w:ascii="Arial" w:cs="Arial" w:eastAsia="Arial" w:hAnsi="Arial"/>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EarthBank is the "Reference Implementation" for the GDAC-SA Advanced Analytics Platform. Its success in Australia provides a proven blueprint for Saudi Arabia’s data modernization:</w:t>
      </w:r>
    </w:p>
    <w:p w:rsidR="00000000" w:rsidDel="00000000" w:rsidP="00000000" w:rsidRDefault="00000000" w:rsidRPr="00000000" w14:paraId="00000141">
      <w:pPr>
        <w:numPr>
          <w:ilvl w:val="0"/>
          <w:numId w:val="3"/>
        </w:numPr>
        <w:spacing w:after="0" w:afterAutospacing="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National-Scale Harmonization: Proven ability to integrate &gt;12M results from disparate sources (State vs. Federal).</w:t>
      </w:r>
    </w:p>
    <w:p w:rsidR="00000000" w:rsidDel="00000000" w:rsidP="00000000" w:rsidRDefault="00000000" w:rsidRPr="00000000" w14:paraId="00000142">
      <w:pPr>
        <w:numPr>
          <w:ilvl w:val="0"/>
          <w:numId w:val="3"/>
        </w:numPr>
        <w:spacing w:after="0" w:afterAutospacing="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Multi-Agency Governance: A functional model for coordinating 10+ universities and multiple government surveys.</w:t>
      </w:r>
    </w:p>
    <w:p w:rsidR="00000000" w:rsidDel="00000000" w:rsidP="00000000" w:rsidRDefault="00000000" w:rsidRPr="00000000" w14:paraId="00000143">
      <w:pPr>
        <w:numPr>
          <w:ilvl w:val="0"/>
          <w:numId w:val="3"/>
        </w:numPr>
        <w:spacing w:after="0" w:afterAutospacing="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ML Preparedness: The platform already delivers the Machine Learning-ready data structures and API connectivity required for GDAC Phase 1.</w:t>
      </w:r>
    </w:p>
    <w:p w:rsidR="00000000" w:rsidDel="00000000" w:rsidP="00000000" w:rsidRDefault="00000000" w:rsidRPr="00000000" w14:paraId="00000144">
      <w:pPr>
        <w:numPr>
          <w:ilvl w:val="0"/>
          <w:numId w:val="3"/>
        </w:numPr>
        <w:spacing w:after="240" w:line="276" w:lineRule="auto"/>
        <w:ind w:left="720" w:hanging="360"/>
        <w:rPr>
          <w:b w:val="1"/>
          <w:bCs w:val="1"/>
          <w:color w:val="1f4e78"/>
          <w:sz w:val="18"/>
          <w:szCs w:val="18"/>
        </w:rPr>
      </w:pPr>
      <w:r w:rsidDel="00000000" w:rsidR="00000000" w:rsidRPr="00000000">
        <w:rPr>
          <w:rFonts w:ascii="Arial" w:cs="Arial" w:eastAsia="Arial" w:hAnsi="Arial"/>
          <w:b w:val="1"/>
          <w:bCs w:val="1"/>
          <w:color w:val="1f4e78"/>
          <w:sz w:val="18"/>
          <w:szCs w:val="18"/>
          <w:rtl w:val="0"/>
        </w:rPr>
        <w:t xml:space="preserve">Scalability: Demonstrated 100% uptime with a rapidly expanding national user base and multi-million dollar annual funding growth.</w:t>
      </w:r>
    </w:p>
    <w:p w:rsidR="00000000" w:rsidDel="00000000" w:rsidP="00000000" w:rsidRDefault="00000000" w:rsidRPr="00000000" w14:paraId="00000145">
      <w:pPr>
        <w:widowControl w:val="1"/>
        <w:spacing w:after="0" w:before="740" w:line="233" w:lineRule="auto"/>
        <w:ind w:left="452" w:right="0" w:firstLine="0"/>
        <w:jc w:val="left"/>
        <w:rPr>
          <w:rFonts w:ascii="Arial" w:cs="Arial" w:eastAsia="Arial" w:hAnsi="Arial"/>
          <w:b w:val="1"/>
          <w:bCs w:val="1"/>
          <w:color w:val="1f4e78"/>
          <w:sz w:val="18"/>
          <w:szCs w:val="18"/>
        </w:rPr>
      </w:pPr>
      <w:r w:rsidDel="00000000" w:rsidR="00000000" w:rsidRPr="00000000">
        <w:rPr>
          <w:rtl w:val="0"/>
        </w:rPr>
      </w:r>
    </w:p>
    <w:p w:rsidR="00000000" w:rsidDel="00000000" w:rsidP="00000000" w:rsidRDefault="00000000" w:rsidRPr="00000000" w14:paraId="00000146">
      <w:pPr>
        <w:widowControl w:val="1"/>
        <w:spacing w:after="0" w:before="740" w:line="233" w:lineRule="auto"/>
        <w:ind w:left="452" w:right="0" w:firstLine="0"/>
        <w:jc w:val="left"/>
        <w:rPr/>
      </w:pPr>
      <w:r w:rsidDel="00000000" w:rsidR="00000000" w:rsidRPr="00000000">
        <w:rPr>
          <w:rFonts w:ascii="Arial" w:cs="Arial" w:eastAsia="Arial" w:hAnsi="Arial"/>
          <w:b w:val="1"/>
          <w:bCs w:val="1"/>
          <w:i w:val="0"/>
          <w:iCs w:val="0"/>
          <w:color w:val="1f4e78"/>
          <w:sz w:val="18"/>
          <w:szCs w:val="18"/>
          <w:rtl w:val="0"/>
        </w:rPr>
        <w:t xml:space="preserve">For verification of project performance and technical details, contact:</w:t>
      </w:r>
      <w:r w:rsidDel="00000000" w:rsidR="00000000" w:rsidRPr="00000000">
        <w:rPr>
          <w:rtl w:val="0"/>
        </w:rPr>
      </w:r>
    </w:p>
    <w:p w:rsidR="00000000" w:rsidDel="00000000" w:rsidP="00000000" w:rsidRDefault="00000000" w:rsidRPr="00000000" w14:paraId="00000147">
      <w:pPr>
        <w:widowControl w:val="1"/>
        <w:spacing w:after="0" w:before="160" w:line="281" w:lineRule="auto"/>
        <w:ind w:left="452" w:right="8784" w:firstLine="0"/>
        <w:jc w:val="left"/>
        <w:rPr/>
      </w:pPr>
      <w:r w:rsidDel="00000000" w:rsidR="00000000" w:rsidRPr="00000000">
        <w:rPr>
          <w:rFonts w:ascii="Arial" w:cs="Arial" w:eastAsia="Arial" w:hAnsi="Arial"/>
          <w:b w:val="0"/>
          <w:bCs w:val="0"/>
          <w:i w:val="0"/>
          <w:iCs w:val="0"/>
          <w:color w:val="666666"/>
          <w:sz w:val="18"/>
          <w:szCs w:val="18"/>
          <w:rtl w:val="0"/>
        </w:rPr>
        <w:t xml:space="preserve">Professor Brent McInnes </w:t>
      </w:r>
      <w:r w:rsidDel="00000000" w:rsidR="00000000" w:rsidRPr="00000000">
        <w:rPr>
          <w:rtl w:val="0"/>
        </w:rPr>
        <w:br w:type="textWrapping"/>
      </w:r>
      <w:r w:rsidDel="00000000" w:rsidR="00000000" w:rsidRPr="00000000">
        <w:rPr>
          <w:rFonts w:ascii="Arial" w:cs="Arial" w:eastAsia="Arial" w:hAnsi="Arial"/>
          <w:b w:val="0"/>
          <w:bCs w:val="0"/>
          <w:i w:val="0"/>
          <w:iCs w:val="0"/>
          <w:color w:val="666666"/>
          <w:sz w:val="18"/>
          <w:szCs w:val="18"/>
          <w:rtl w:val="0"/>
        </w:rPr>
        <w:t xml:space="preserve">AuScope Earthbank Director </w:t>
      </w:r>
      <w:r w:rsidDel="00000000" w:rsidR="00000000" w:rsidRPr="00000000">
        <w:rPr>
          <w:rtl w:val="0"/>
        </w:rPr>
        <w:br w:type="textWrapping"/>
      </w:r>
      <w:r w:rsidDel="00000000" w:rsidR="00000000" w:rsidRPr="00000000">
        <w:rPr>
          <w:rFonts w:ascii="Arial" w:cs="Arial" w:eastAsia="Arial" w:hAnsi="Arial"/>
          <w:b w:val="0"/>
          <w:bCs w:val="0"/>
          <w:i w:val="0"/>
          <w:iCs w:val="0"/>
          <w:color w:val="666666"/>
          <w:sz w:val="18"/>
          <w:szCs w:val="18"/>
          <w:rtl w:val="0"/>
        </w:rPr>
        <w:t xml:space="preserve">Curtin University </w:t>
      </w:r>
      <w:r w:rsidDel="00000000" w:rsidR="00000000" w:rsidRPr="00000000">
        <w:rPr>
          <w:rtl w:val="0"/>
        </w:rPr>
        <w:br w:type="textWrapping"/>
      </w:r>
      <w:r w:rsidDel="00000000" w:rsidR="00000000" w:rsidRPr="00000000">
        <w:rPr>
          <w:rFonts w:ascii="Arial" w:cs="Arial" w:eastAsia="Arial" w:hAnsi="Arial"/>
          <w:b w:val="0"/>
          <w:bCs w:val="0"/>
          <w:i w:val="0"/>
          <w:iCs w:val="0"/>
          <w:color w:val="666666"/>
          <w:sz w:val="18"/>
          <w:szCs w:val="18"/>
          <w:rtl w:val="0"/>
        </w:rPr>
        <w:t xml:space="preserve">Email: b.mcinnes@curtin.edu.au</w:t>
      </w:r>
      <w:r w:rsidDel="00000000" w:rsidR="00000000" w:rsidRPr="00000000">
        <w:rPr>
          <w:rtl w:val="0"/>
        </w:rPr>
      </w:r>
    </w:p>
    <w:p w:rsidR="00000000" w:rsidDel="00000000" w:rsidP="00000000" w:rsidRDefault="00000000" w:rsidRPr="00000000" w14:paraId="00000148">
      <w:pPr>
        <w:widowControl w:val="1"/>
        <w:spacing w:after="0" w:before="548" w:line="269" w:lineRule="auto"/>
        <w:ind w:left="452" w:right="7488" w:firstLine="0"/>
        <w:jc w:val="left"/>
        <w:rPr/>
      </w:pPr>
      <w:r w:rsidDel="00000000" w:rsidR="00000000" w:rsidRPr="00000000">
        <w:rPr>
          <w:rFonts w:ascii="Arial" w:cs="Arial" w:eastAsia="Arial" w:hAnsi="Arial"/>
          <w:b w:val="1"/>
          <w:bCs w:val="1"/>
          <w:i w:val="0"/>
          <w:iCs w:val="0"/>
          <w:color w:val="1f4e78"/>
          <w:sz w:val="18"/>
          <w:szCs w:val="18"/>
          <w:rtl w:val="0"/>
        </w:rPr>
        <w:t xml:space="preserve">Lithodat Pty Ltd</w:t>
      </w:r>
      <w:r w:rsidDel="00000000" w:rsidR="00000000" w:rsidRPr="00000000">
        <w:rPr>
          <w:rFonts w:ascii="Arial" w:cs="Arial" w:eastAsia="Arial" w:hAnsi="Arial"/>
          <w:b w:val="0"/>
          <w:bCs w:val="0"/>
          <w:i w:val="0"/>
          <w:iCs w:val="0"/>
          <w:color w:val="666666"/>
          <w:sz w:val="18"/>
          <w:szCs w:val="18"/>
          <w:rtl w:val="0"/>
        </w:rPr>
        <w:t xml:space="preserve"> | ABN: 48 647 191 452 </w:t>
      </w:r>
      <w:r w:rsidDel="00000000" w:rsidR="00000000" w:rsidRPr="00000000">
        <w:rPr>
          <w:rtl w:val="0"/>
        </w:rPr>
        <w:br w:type="textWrapping"/>
      </w:r>
      <w:r w:rsidDel="00000000" w:rsidR="00000000" w:rsidRPr="00000000">
        <w:rPr>
          <w:rFonts w:ascii="Arial" w:cs="Arial" w:eastAsia="Arial" w:hAnsi="Arial"/>
          <w:b w:val="0"/>
          <w:bCs w:val="0"/>
          <w:i w:val="0"/>
          <w:iCs w:val="0"/>
          <w:color w:val="666666"/>
          <w:sz w:val="18"/>
          <w:szCs w:val="18"/>
          <w:rtl w:val="0"/>
        </w:rPr>
        <w:t xml:space="preserve">Platform: </w:t>
      </w:r>
      <w:r w:rsidDel="00000000" w:rsidR="00000000" w:rsidRPr="00000000">
        <w:rPr>
          <w:rtl w:val="0"/>
        </w:rPr>
        <w:br w:type="textWrapping"/>
      </w:r>
      <w:r w:rsidDel="00000000" w:rsidR="00000000" w:rsidRPr="00000000">
        <w:rPr>
          <w:rFonts w:ascii="Arial" w:cs="Arial" w:eastAsia="Arial" w:hAnsi="Arial"/>
          <w:b w:val="0"/>
          <w:bCs w:val="0"/>
          <w:i w:val="0"/>
          <w:iCs w:val="0"/>
          <w:color w:val="666666"/>
          <w:sz w:val="18"/>
          <w:szCs w:val="18"/>
          <w:rtl w:val="0"/>
        </w:rPr>
        <w:t xml:space="preserve">Support: support@lithodat.com</w:t>
      </w:r>
      <w:r w:rsidDel="00000000" w:rsidR="00000000" w:rsidRPr="00000000">
        <w:rPr>
          <w:rtl w:val="0"/>
        </w:rPr>
      </w:r>
    </w:p>
    <w:sectPr>
      <w:type w:val="nextPage"/>
      <w:pgSz w:h="16838" w:w="11899" w:orient="portrait"/>
      <w:pgMar w:bottom="1440" w:top="338" w:left="0" w:right="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bian Kohlmann" w:id="0" w:date="2025-12-20T04:17:05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@keith.dimech@lithodat.com still not a big fan of having those hgint for themin every second sentence. It's just too much and feels to desperate. What do you think? IF so let's please omit...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keith.dimech@lithodat.com_</w:t>
      </w:r>
    </w:p>
  </w:comment>
  <w:comment w:author="Fabian Kohlmann" w:id="12" w:date="2025-12-20T05:24:47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keep it general that mining companies are using EarthBank to look for some data, without specific details here as we don;t know...</w:t>
      </w:r>
    </w:p>
  </w:comment>
  <w:comment w:author="Fabian Kohlmann" w:id="13" w:date="2025-12-20T05:22:43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what does that have to do with EarthBank or with us? The only link hee is AuScope... @keith.dimech@lithodat.com</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keith.dimech@lithodat.com_</w:t>
      </w:r>
    </w:p>
  </w:comment>
  <w:comment w:author="Fabian Kohlmann" w:id="1" w:date="2025-12-20T05:07:13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@keith.dimech@lithodat.com do you have a fully embedded or linked youtube video here? Or shall we replace with a nice static image? Not sure what your plan was here. Both should work. Of course video is better.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keith.dimech@lithodat.com_</w:t>
      </w:r>
    </w:p>
  </w:comment>
  <w:comment w:author="Fabian Kohlmann" w:id="4" w:date="2025-12-20T05:09:59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 nice 3D image would be great as well with stream sediment geochem data...</w:t>
      </w:r>
    </w:p>
  </w:comment>
  <w:comment w:author="Wayne Noble" w:id="2" w:date="2025-12-19T03:00:58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7 not 11</w:t>
      </w:r>
    </w:p>
  </w:comment>
  <w:comment w:author="Wayne Noble" w:id="9" w:date="2025-12-19T02:58:39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7 not 11</w:t>
      </w:r>
    </w:p>
  </w:comment>
  <w:comment w:author="Wayne Noble" w:id="3" w:date="2025-12-19T03:03:47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w:t>
      </w:r>
    </w:p>
  </w:comment>
  <w:comment w:author="Fabian Kohlmann" w:id="5" w:date="2025-12-20T05:21:04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again if we need this part here///</w:t>
      </w:r>
    </w:p>
  </w:comment>
  <w:comment w:author="Fabian Kohlmann" w:id="6" w:date="2025-12-20T05:21:04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again if we need this part here///</w:t>
      </w:r>
    </w:p>
  </w:comment>
  <w:comment w:author="Fabian Kohlmann" w:id="7" w:date="2025-12-20T05:21:04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again if we need this part here///</w:t>
      </w:r>
    </w:p>
  </w:comment>
  <w:comment w:author="Fabian Kohlmann" w:id="8" w:date="2025-12-20T05:21:04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again if we need this part here///</w:t>
      </w:r>
    </w:p>
  </w:comment>
  <w:comment w:author="Fabian Kohlmann" w:id="10" w:date="2025-12-20T05:21:04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again if we need this part here///</w:t>
      </w:r>
    </w:p>
  </w:comment>
  <w:comment w:author="Fabian Kohlmann" w:id="11" w:date="2025-12-20T05:21:04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again if we need this part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A" w15:done="0"/>
  <w15:commentEx w15:paraId="0000014B" w15:done="0"/>
  <w15:commentEx w15:paraId="0000014D" w15:done="0"/>
  <w15:commentEx w15:paraId="0000014F" w15:done="0"/>
  <w15:commentEx w15:paraId="00000150" w15:done="0"/>
  <w15:commentEx w15:paraId="00000151" w15:done="0"/>
  <w15:commentEx w15:paraId="00000152" w15:done="0"/>
  <w15:commentEx w15:paraId="00000153" w15:done="0"/>
  <w15:commentEx w15:paraId="00000154" w15:done="0"/>
  <w15:commentEx w15:paraId="00000155" w15:done="0"/>
  <w15:commentEx w15:paraId="00000156" w15:done="0"/>
  <w15:commentEx w15:paraId="00000157" w15:done="0"/>
  <w15:commentEx w15:paraId="00000158" w15:done="0"/>
  <w15:commentEx w15:paraId="0000015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3.png"/><Relationship Id="rId21" Type="http://schemas.openxmlformats.org/officeDocument/2006/relationships/image" Target="media/image17.png"/><Relationship Id="rId24" Type="http://schemas.openxmlformats.org/officeDocument/2006/relationships/image" Target="media/image1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26" Type="http://schemas.openxmlformats.org/officeDocument/2006/relationships/hyperlink" Target="https://doi.org/10.1038/s43247-025-03005-6" TargetMode="External"/><Relationship Id="rId25" Type="http://schemas.openxmlformats.org/officeDocument/2006/relationships/hyperlink" Target="https://doi.org/10.1038/s43247-025-03005-6" TargetMode="External"/><Relationship Id="rId28" Type="http://schemas.openxmlformats.org/officeDocument/2006/relationships/hyperlink" Target="https://www.google.com/search?q=https://doi.org/10.1126/sciadv.ady6244" TargetMode="External"/><Relationship Id="rId27" Type="http://schemas.openxmlformats.org/officeDocument/2006/relationships/hyperlink" Target="https://www.google.com/search?q=https://doi.org/10.1126/sciadv.ady624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016/j.gca.2023.04.024"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6.png"/><Relationship Id="rId30" Type="http://schemas.openxmlformats.org/officeDocument/2006/relationships/image" Target="media/image7.png"/><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9" Type="http://schemas.openxmlformats.org/officeDocument/2006/relationships/image" Target="media/image13.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CYlcMERWaMmjdzefZD5qzAz9Q==">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